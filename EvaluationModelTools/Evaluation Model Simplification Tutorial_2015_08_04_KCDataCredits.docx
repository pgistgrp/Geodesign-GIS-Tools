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856"/>
      </w:tblGrid>
      <w:tr w:rsidR="007F7552" w:rsidRPr="007F4E11" w:rsidTr="00973EA1">
        <w:trPr>
          <w:trHeight w:val="720"/>
        </w:trPr>
        <w:tc>
          <w:tcPr>
            <w:tcW w:w="8856" w:type="dxa"/>
            <w:tcBorders>
              <w:top w:val="thickThinSmallGap" w:sz="18" w:space="0" w:color="000000"/>
              <w:left w:val="thickThinSmallGap" w:sz="18" w:space="0" w:color="000000"/>
              <w:bottom w:val="thickThinSmallGap" w:sz="18" w:space="0" w:color="000000"/>
              <w:right w:val="thickThinSmallGap" w:sz="18" w:space="0" w:color="000000"/>
            </w:tcBorders>
          </w:tcPr>
          <w:p w:rsidR="003F03EC" w:rsidRPr="007F4E11" w:rsidRDefault="003366F4" w:rsidP="00973EA1">
            <w:pPr>
              <w:tabs>
                <w:tab w:val="left" w:pos="1440"/>
              </w:tabs>
              <w:spacing w:after="0"/>
              <w:rPr>
                <w:rFonts w:ascii="Palatino Linotype" w:eastAsia="Times New Roman" w:hAnsi="Palatino Linotype"/>
                <w:color w:val="000000"/>
              </w:rPr>
            </w:pPr>
            <w:bookmarkStart w:id="0" w:name="_GoBack"/>
            <w:bookmarkEnd w:id="0"/>
            <w:r>
              <w:rPr>
                <w:rFonts w:ascii="Palatino Linotype" w:eastAsia="Times New Roman" w:hAnsi="Palatino Linotype"/>
                <w:color w:val="000000"/>
              </w:rPr>
              <w:t xml:space="preserve">Geodesign Workshop                                           </w:t>
            </w:r>
            <w:r w:rsidR="00275D8B">
              <w:rPr>
                <w:rFonts w:ascii="Palatino Linotype" w:eastAsia="Times New Roman" w:hAnsi="Palatino Linotype"/>
                <w:color w:val="000000"/>
              </w:rPr>
              <w:t>University of Washington – Seattle</w:t>
            </w:r>
            <w:r w:rsidR="006D39AF" w:rsidRPr="007F4E11">
              <w:rPr>
                <w:rFonts w:ascii="Palatino Linotype" w:eastAsia="Times New Roman" w:hAnsi="Palatino Linotype"/>
                <w:color w:val="000000"/>
              </w:rPr>
              <w:t xml:space="preserve"> </w:t>
            </w:r>
            <w:r w:rsidR="00275D8B">
              <w:rPr>
                <w:rFonts w:ascii="Palatino Linotype" w:eastAsia="Times New Roman" w:hAnsi="Palatino Linotype"/>
                <w:color w:val="000000"/>
              </w:rPr>
              <w:t xml:space="preserve">6-8 </w:t>
            </w:r>
            <w:r>
              <w:rPr>
                <w:rFonts w:ascii="Palatino Linotype" w:eastAsia="Times New Roman" w:hAnsi="Palatino Linotype"/>
                <w:color w:val="000000"/>
              </w:rPr>
              <w:t>May</w:t>
            </w:r>
            <w:r w:rsidR="00275D8B">
              <w:rPr>
                <w:rFonts w:ascii="Palatino Linotype" w:eastAsia="Times New Roman" w:hAnsi="Palatino Linotype"/>
                <w:color w:val="000000"/>
              </w:rPr>
              <w:t xml:space="preserve"> </w:t>
            </w:r>
            <w:r w:rsidR="006D39AF" w:rsidRPr="007F4E11">
              <w:rPr>
                <w:rFonts w:ascii="Palatino Linotype" w:eastAsia="Times New Roman" w:hAnsi="Palatino Linotype"/>
                <w:color w:val="000000"/>
              </w:rPr>
              <w:t>201</w:t>
            </w:r>
            <w:r>
              <w:rPr>
                <w:rFonts w:ascii="Palatino Linotype" w:eastAsia="Times New Roman" w:hAnsi="Palatino Linotype"/>
                <w:color w:val="000000"/>
              </w:rPr>
              <w:t>5</w:t>
            </w:r>
          </w:p>
          <w:p w:rsidR="002169F7" w:rsidRPr="007F4E11" w:rsidRDefault="00763E3D" w:rsidP="00973EA1">
            <w:pPr>
              <w:tabs>
                <w:tab w:val="left" w:pos="1440"/>
              </w:tabs>
              <w:spacing w:after="0"/>
              <w:rPr>
                <w:rFonts w:ascii="Palatino Linotype" w:eastAsia="Times New Roman" w:hAnsi="Palatino Linotype"/>
                <w:color w:val="000000"/>
              </w:rPr>
            </w:pPr>
            <w:r w:rsidRPr="007F4E11">
              <w:rPr>
                <w:rFonts w:ascii="Palatino Linotype" w:eastAsia="Times New Roman" w:hAnsi="Palatino Linotype"/>
                <w:color w:val="000000"/>
              </w:rPr>
              <w:tab/>
            </w:r>
            <w:r w:rsidRPr="007F4E11">
              <w:rPr>
                <w:rFonts w:ascii="Palatino Linotype" w:eastAsia="Times New Roman" w:hAnsi="Palatino Linotype"/>
                <w:color w:val="000000"/>
              </w:rPr>
              <w:tab/>
            </w:r>
            <w:r w:rsidRPr="007F4E11">
              <w:rPr>
                <w:rFonts w:ascii="Palatino Linotype" w:eastAsia="Times New Roman" w:hAnsi="Palatino Linotype"/>
                <w:color w:val="000000"/>
              </w:rPr>
              <w:tab/>
            </w:r>
            <w:r w:rsidRPr="007F4E11">
              <w:rPr>
                <w:rFonts w:ascii="Palatino Linotype" w:eastAsia="Times New Roman" w:hAnsi="Palatino Linotype"/>
                <w:color w:val="000000"/>
              </w:rPr>
              <w:tab/>
            </w:r>
            <w:r w:rsidRPr="007F4E11">
              <w:rPr>
                <w:rFonts w:ascii="Palatino Linotype" w:eastAsia="Times New Roman" w:hAnsi="Palatino Linotype"/>
                <w:color w:val="000000"/>
              </w:rPr>
              <w:tab/>
            </w:r>
            <w:r w:rsidRPr="007F4E11">
              <w:rPr>
                <w:rFonts w:ascii="Palatino Linotype" w:eastAsia="Times New Roman" w:hAnsi="Palatino Linotype"/>
                <w:color w:val="000000"/>
              </w:rPr>
              <w:tab/>
            </w:r>
            <w:r w:rsidRPr="007F4E11">
              <w:rPr>
                <w:rFonts w:ascii="Palatino Linotype" w:eastAsia="Times New Roman" w:hAnsi="Palatino Linotype"/>
                <w:color w:val="000000"/>
              </w:rPr>
              <w:tab/>
            </w:r>
            <w:r w:rsidRPr="007F4E11">
              <w:rPr>
                <w:rFonts w:ascii="Palatino Linotype" w:eastAsia="Times New Roman" w:hAnsi="Palatino Linotype"/>
                <w:color w:val="000000"/>
              </w:rPr>
              <w:tab/>
            </w:r>
            <w:r w:rsidR="003F03EC" w:rsidRPr="007F4E11">
              <w:rPr>
                <w:rFonts w:ascii="Palatino Linotype" w:eastAsia="Times New Roman" w:hAnsi="Palatino Linotype"/>
                <w:color w:val="000000"/>
              </w:rPr>
              <w:t xml:space="preserve">          </w:t>
            </w:r>
          </w:p>
          <w:p w:rsidR="007F7552" w:rsidRPr="007F4E11" w:rsidRDefault="003366F4" w:rsidP="00973EA1">
            <w:pPr>
              <w:numPr>
                <w:ins w:id="1" w:author="timothy nyerges" w:date="2010-11-10T15:01:00Z"/>
              </w:numPr>
              <w:spacing w:after="0"/>
              <w:jc w:val="center"/>
              <w:rPr>
                <w:rFonts w:ascii="Palatino Linotype" w:eastAsia="Times New Roman" w:hAnsi="Palatino Linotype"/>
                <w:b/>
                <w:color w:val="000000"/>
                <w:sz w:val="28"/>
                <w:szCs w:val="28"/>
              </w:rPr>
            </w:pPr>
            <w:r>
              <w:rPr>
                <w:rFonts w:ascii="Palatino Linotype" w:eastAsia="Times New Roman" w:hAnsi="Palatino Linotype"/>
                <w:b/>
                <w:color w:val="000000"/>
                <w:sz w:val="28"/>
                <w:szCs w:val="28"/>
              </w:rPr>
              <w:t>Evaluation Model Simplification</w:t>
            </w:r>
            <w:r w:rsidR="00477B0C">
              <w:rPr>
                <w:rFonts w:ascii="Palatino Linotype" w:eastAsia="Times New Roman" w:hAnsi="Palatino Linotype"/>
                <w:b/>
                <w:color w:val="000000"/>
                <w:sz w:val="28"/>
                <w:szCs w:val="28"/>
              </w:rPr>
              <w:t xml:space="preserve"> Tutorial</w:t>
            </w:r>
          </w:p>
        </w:tc>
      </w:tr>
    </w:tbl>
    <w:p w:rsidR="007F7552" w:rsidRPr="007F4E11" w:rsidRDefault="007F7552" w:rsidP="007F7552">
      <w:pPr>
        <w:rPr>
          <w:rFonts w:ascii="Palatino Linotype" w:hAnsi="Palatino Linotype"/>
          <w:color w:val="000000"/>
        </w:rPr>
      </w:pPr>
    </w:p>
    <w:p w:rsidR="007F7552" w:rsidRPr="007F4E11" w:rsidRDefault="008A424E" w:rsidP="007F7552">
      <w:pPr>
        <w:rPr>
          <w:rFonts w:ascii="Palatino Linotype" w:hAnsi="Palatino Linotype"/>
          <w:b/>
          <w:color w:val="000000"/>
          <w:sz w:val="28"/>
          <w:szCs w:val="28"/>
        </w:rPr>
      </w:pPr>
      <w:r w:rsidRPr="007F4E11">
        <w:rPr>
          <w:rFonts w:ascii="Palatino Linotype" w:hAnsi="Palatino Linotype"/>
          <w:b/>
          <w:color w:val="000000"/>
          <w:sz w:val="28"/>
          <w:szCs w:val="28"/>
          <w:lang w:eastAsia="zh-CN"/>
        </w:rPr>
        <w:t xml:space="preserve">1. </w:t>
      </w:r>
      <w:r w:rsidR="00BC70D2" w:rsidRPr="007F4E11">
        <w:rPr>
          <w:rFonts w:ascii="Palatino Linotype" w:hAnsi="Palatino Linotype"/>
          <w:b/>
          <w:color w:val="000000"/>
          <w:sz w:val="28"/>
          <w:szCs w:val="28"/>
        </w:rPr>
        <w:t>Introduction</w:t>
      </w:r>
    </w:p>
    <w:p w:rsidR="00C42EDA" w:rsidRPr="007F4E11" w:rsidRDefault="003366F4" w:rsidP="00C42EDA">
      <w:pPr>
        <w:shd w:val="clear" w:color="auto" w:fill="FFFFFF"/>
        <w:spacing w:after="0"/>
        <w:rPr>
          <w:rFonts w:ascii="Palatino Linotype" w:hAnsi="Palatino Linotype"/>
          <w:b/>
          <w:color w:val="000000"/>
          <w:u w:val="single"/>
          <w:shd w:val="clear" w:color="auto" w:fill="FFFFFF"/>
          <w:lang w:eastAsia="zh-CN"/>
        </w:rPr>
      </w:pPr>
      <w:r>
        <w:rPr>
          <w:rFonts w:ascii="Palatino Linotype" w:hAnsi="Palatino Linotype"/>
          <w:b/>
          <w:color w:val="000000"/>
          <w:u w:val="single"/>
          <w:shd w:val="clear" w:color="auto" w:fill="FFFFFF"/>
        </w:rPr>
        <w:t>Workflow rather than tool</w:t>
      </w:r>
    </w:p>
    <w:p w:rsidR="00C42EDA" w:rsidRPr="007F4E11" w:rsidRDefault="00C42EDA" w:rsidP="00E45D42">
      <w:pPr>
        <w:shd w:val="clear" w:color="auto" w:fill="FFFFFF"/>
        <w:spacing w:after="0"/>
        <w:rPr>
          <w:rFonts w:ascii="Palatino Linotype" w:hAnsi="Palatino Linotype"/>
          <w:b/>
          <w:color w:val="000000"/>
          <w:u w:val="single"/>
          <w:shd w:val="clear" w:color="auto" w:fill="FFFFFF"/>
          <w:lang w:eastAsia="zh-CN"/>
        </w:rPr>
      </w:pPr>
    </w:p>
    <w:p w:rsidR="003366F4" w:rsidRDefault="003366F4" w:rsidP="00C42EDA">
      <w:pPr>
        <w:rPr>
          <w:rFonts w:ascii="Palatino Linotype" w:hAnsi="Palatino Linotype"/>
          <w:color w:val="000000"/>
        </w:rPr>
      </w:pPr>
      <w:r>
        <w:rPr>
          <w:rFonts w:ascii="Palatino Linotype" w:hAnsi="Palatino Linotype"/>
          <w:color w:val="000000"/>
        </w:rPr>
        <w:t>This tutorial</w:t>
      </w:r>
      <w:r w:rsidRPr="003366F4">
        <w:rPr>
          <w:rFonts w:ascii="Palatino Linotype" w:hAnsi="Palatino Linotype"/>
          <w:color w:val="000000"/>
        </w:rPr>
        <w:t xml:space="preserve"> </w:t>
      </w:r>
      <w:r>
        <w:rPr>
          <w:rFonts w:ascii="Palatino Linotype" w:hAnsi="Palatino Linotype"/>
          <w:color w:val="000000"/>
        </w:rPr>
        <w:t xml:space="preserve">covers </w:t>
      </w:r>
      <w:r w:rsidR="00054F68">
        <w:rPr>
          <w:rFonts w:ascii="Palatino Linotype" w:hAnsi="Palatino Linotype"/>
          <w:color w:val="000000"/>
        </w:rPr>
        <w:t>a suite of geoprocessing tools designed to support a workflow for simplifying an evaluation model feature class</w:t>
      </w:r>
      <w:r w:rsidR="00793CE8">
        <w:rPr>
          <w:rFonts w:ascii="Palatino Linotype" w:hAnsi="Palatino Linotype"/>
          <w:color w:val="000000"/>
        </w:rPr>
        <w:t xml:space="preserve"> </w:t>
      </w:r>
      <w:r w:rsidR="00054F68">
        <w:rPr>
          <w:rFonts w:ascii="Palatino Linotype" w:hAnsi="Palatino Linotype"/>
          <w:color w:val="000000"/>
        </w:rPr>
        <w:t>within the geodesign framework</w:t>
      </w:r>
      <w:r w:rsidRPr="003366F4">
        <w:rPr>
          <w:rFonts w:ascii="Palatino Linotype" w:hAnsi="Palatino Linotype"/>
          <w:color w:val="000000"/>
        </w:rPr>
        <w:t>.</w:t>
      </w:r>
      <w:r w:rsidR="00054F68">
        <w:rPr>
          <w:rFonts w:ascii="Palatino Linotype" w:hAnsi="Palatino Linotype"/>
          <w:color w:val="000000"/>
        </w:rPr>
        <w:t xml:space="preserve"> The initial motivation for this toolset was </w:t>
      </w:r>
      <w:r w:rsidR="00CA69A2">
        <w:rPr>
          <w:rFonts w:ascii="Palatino Linotype" w:hAnsi="Palatino Linotype"/>
          <w:color w:val="000000"/>
        </w:rPr>
        <w:t xml:space="preserve">to reduce the file size of 10 </w:t>
      </w:r>
      <w:r w:rsidR="004E1FEF">
        <w:rPr>
          <w:rFonts w:ascii="Palatino Linotype" w:hAnsi="Palatino Linotype"/>
          <w:color w:val="000000"/>
        </w:rPr>
        <w:t xml:space="preserve">evaluation model shapefiles </w:t>
      </w:r>
      <w:r w:rsidR="00CA69A2">
        <w:rPr>
          <w:rFonts w:ascii="Palatino Linotype" w:hAnsi="Palatino Linotype"/>
          <w:color w:val="000000"/>
        </w:rPr>
        <w:t xml:space="preserve">so that they </w:t>
      </w:r>
      <w:r w:rsidR="004E1FEF">
        <w:rPr>
          <w:rFonts w:ascii="Palatino Linotype" w:hAnsi="Palatino Linotype"/>
          <w:color w:val="000000"/>
        </w:rPr>
        <w:t>could</w:t>
      </w:r>
      <w:r w:rsidR="00CA69A2">
        <w:rPr>
          <w:rFonts w:ascii="Palatino Linotype" w:hAnsi="Palatino Linotype"/>
          <w:color w:val="000000"/>
        </w:rPr>
        <w:t xml:space="preserve"> be</w:t>
      </w:r>
      <w:r w:rsidR="004E1FEF">
        <w:rPr>
          <w:rFonts w:ascii="Palatino Linotype" w:hAnsi="Palatino Linotype"/>
          <w:color w:val="000000"/>
        </w:rPr>
        <w:t xml:space="preserve"> run efficiently on </w:t>
      </w:r>
      <w:hyperlink r:id="rId8" w:history="1">
        <w:r w:rsidR="004E1FEF" w:rsidRPr="004E1FEF">
          <w:rPr>
            <w:rStyle w:val="Hyperlink"/>
            <w:rFonts w:ascii="Palatino Linotype" w:hAnsi="Palatino Linotype"/>
          </w:rPr>
          <w:t>Geodesignstudy.com</w:t>
        </w:r>
      </w:hyperlink>
      <w:r w:rsidR="004E1FEF">
        <w:rPr>
          <w:rFonts w:ascii="Palatino Linotype" w:hAnsi="Palatino Linotype"/>
          <w:color w:val="000000"/>
        </w:rPr>
        <w:t xml:space="preserve"> </w:t>
      </w:r>
      <w:r w:rsidR="00CA69A2">
        <w:rPr>
          <w:rFonts w:ascii="Palatino Linotype" w:hAnsi="Palatino Linotype"/>
          <w:color w:val="000000"/>
        </w:rPr>
        <w:t xml:space="preserve">during the Geodesign Workshop held 6-8 May 2015 at the University of Washington – Seattle. The tools and workflow described herein </w:t>
      </w:r>
      <w:r w:rsidR="00E45D42">
        <w:rPr>
          <w:rFonts w:ascii="Palatino Linotype" w:hAnsi="Palatino Linotype"/>
          <w:color w:val="000000"/>
        </w:rPr>
        <w:t>were designed</w:t>
      </w:r>
      <w:r w:rsidR="00CA69A2">
        <w:rPr>
          <w:rFonts w:ascii="Palatino Linotype" w:hAnsi="Palatino Linotype"/>
          <w:color w:val="000000"/>
        </w:rPr>
        <w:t xml:space="preserve"> to accomplish this</w:t>
      </w:r>
      <w:r w:rsidR="00E45D42">
        <w:rPr>
          <w:rFonts w:ascii="Palatino Linotype" w:hAnsi="Palatino Linotype"/>
          <w:color w:val="000000"/>
        </w:rPr>
        <w:t xml:space="preserve"> in two ways:</w:t>
      </w:r>
      <w:r w:rsidR="00CA69A2">
        <w:rPr>
          <w:rFonts w:ascii="Palatino Linotype" w:hAnsi="Palatino Linotype"/>
          <w:color w:val="000000"/>
        </w:rPr>
        <w:t xml:space="preserve"> by reducing </w:t>
      </w:r>
      <w:r w:rsidR="00E45D42">
        <w:rPr>
          <w:rFonts w:ascii="Palatino Linotype" w:hAnsi="Palatino Linotype"/>
          <w:color w:val="000000"/>
        </w:rPr>
        <w:t>both the feature and vertex counts</w:t>
      </w:r>
      <w:r w:rsidR="00CA69A2">
        <w:rPr>
          <w:rFonts w:ascii="Palatino Linotype" w:hAnsi="Palatino Linotype"/>
          <w:color w:val="000000"/>
        </w:rPr>
        <w:t xml:space="preserve"> of a feature class</w:t>
      </w:r>
      <w:r w:rsidR="00E45D42">
        <w:rPr>
          <w:rFonts w:ascii="Palatino Linotype" w:hAnsi="Palatino Linotype"/>
          <w:color w:val="000000"/>
        </w:rPr>
        <w:t xml:space="preserve">. </w:t>
      </w:r>
      <w:r w:rsidR="00793CE8">
        <w:rPr>
          <w:rFonts w:ascii="Palatino Linotype" w:hAnsi="Palatino Linotype"/>
          <w:color w:val="000000"/>
        </w:rPr>
        <w:t>While the toolset is designed to support similar workshops in the future, it might also be used to simplify any geodesign evaluation model regardless of purpose. The workflow and tools were developed simultaneously and iteratively and so leave room for any alterations that you see fit while using them. W</w:t>
      </w:r>
      <w:r w:rsidR="006C03D0">
        <w:rPr>
          <w:rFonts w:ascii="Palatino Linotype" w:hAnsi="Palatino Linotype"/>
          <w:color w:val="000000"/>
        </w:rPr>
        <w:t>hile this tutorial a</w:t>
      </w:r>
      <w:r w:rsidR="00E43002">
        <w:rPr>
          <w:rFonts w:ascii="Palatino Linotype" w:hAnsi="Palatino Linotype"/>
          <w:color w:val="000000"/>
        </w:rPr>
        <w:t xml:space="preserve">ssumes the general workflow they were </w:t>
      </w:r>
      <w:r w:rsidR="00493D0B">
        <w:rPr>
          <w:rFonts w:ascii="Palatino Linotype" w:hAnsi="Palatino Linotype"/>
          <w:color w:val="000000"/>
        </w:rPr>
        <w:t>intended to be used in</w:t>
      </w:r>
      <w:r w:rsidR="00E43002">
        <w:rPr>
          <w:rFonts w:ascii="Palatino Linotype" w:hAnsi="Palatino Linotype"/>
          <w:color w:val="000000"/>
        </w:rPr>
        <w:t>,</w:t>
      </w:r>
      <w:r w:rsidR="006C03D0">
        <w:rPr>
          <w:rFonts w:ascii="Palatino Linotype" w:hAnsi="Palatino Linotype"/>
          <w:color w:val="000000"/>
        </w:rPr>
        <w:t xml:space="preserve"> you are free to use the tools in whatever order you prefer and to edit them as you see fit.</w:t>
      </w:r>
      <w:r w:rsidR="007135B5">
        <w:rPr>
          <w:rFonts w:ascii="Palatino Linotype" w:hAnsi="Palatino Linotype"/>
          <w:color w:val="000000"/>
        </w:rPr>
        <w:t xml:space="preserve"> </w:t>
      </w:r>
      <w:r w:rsidR="007135B5">
        <w:rPr>
          <w:rFonts w:ascii="Palatino Linotype" w:hAnsi="Palatino Linotype"/>
          <w:color w:val="000000"/>
        </w:rPr>
        <w:t xml:space="preserve">This tutorial </w:t>
      </w:r>
      <w:r w:rsidR="007135B5">
        <w:rPr>
          <w:rFonts w:ascii="Palatino Linotype" w:hAnsi="Palatino Linotype"/>
          <w:color w:val="000000"/>
        </w:rPr>
        <w:t xml:space="preserve">also includes sample data to demonstrate the workflow. </w:t>
      </w:r>
      <w:r w:rsidR="007135B5" w:rsidRPr="007135B5">
        <w:rPr>
          <w:rFonts w:ascii="Palatino Linotype" w:hAnsi="Palatino Linotype"/>
          <w:b/>
          <w:color w:val="000000"/>
          <w:u w:val="single"/>
        </w:rPr>
        <w:t>Data provided by permission of King County</w:t>
      </w:r>
      <w:r w:rsidR="007135B5">
        <w:rPr>
          <w:rFonts w:ascii="Palatino Linotype" w:hAnsi="Palatino Linotype"/>
          <w:color w:val="000000"/>
        </w:rPr>
        <w:t>.</w:t>
      </w:r>
    </w:p>
    <w:p w:rsidR="00536564" w:rsidRDefault="00536564" w:rsidP="00C42EDA">
      <w:pPr>
        <w:rPr>
          <w:rFonts w:ascii="Palatino Linotype" w:hAnsi="Palatino Linotype"/>
          <w:color w:val="000000"/>
        </w:rPr>
      </w:pPr>
    </w:p>
    <w:p w:rsidR="00192A03" w:rsidRPr="007F4E11" w:rsidRDefault="00192A03" w:rsidP="00192A03">
      <w:pPr>
        <w:shd w:val="clear" w:color="auto" w:fill="FFFFFF"/>
        <w:spacing w:after="0"/>
        <w:rPr>
          <w:rFonts w:ascii="Palatino Linotype" w:hAnsi="Palatino Linotype"/>
          <w:b/>
          <w:color w:val="000000"/>
          <w:u w:val="single"/>
          <w:shd w:val="clear" w:color="auto" w:fill="FFFFFF"/>
          <w:lang w:eastAsia="zh-CN"/>
        </w:rPr>
      </w:pPr>
      <w:r>
        <w:rPr>
          <w:rFonts w:ascii="Palatino Linotype" w:hAnsi="Palatino Linotype"/>
          <w:b/>
          <w:color w:val="000000"/>
          <w:u w:val="single"/>
          <w:shd w:val="clear" w:color="auto" w:fill="FFFFFF"/>
        </w:rPr>
        <w:t>Software Requirements</w:t>
      </w:r>
    </w:p>
    <w:p w:rsidR="00192A03" w:rsidRPr="007F4E11" w:rsidRDefault="00192A03" w:rsidP="00192A03">
      <w:pPr>
        <w:shd w:val="clear" w:color="auto" w:fill="FFFFFF"/>
        <w:spacing w:after="0"/>
        <w:rPr>
          <w:rFonts w:ascii="Palatino Linotype" w:hAnsi="Palatino Linotype"/>
          <w:b/>
          <w:color w:val="000000"/>
          <w:u w:val="single"/>
          <w:shd w:val="clear" w:color="auto" w:fill="FFFFFF"/>
          <w:lang w:eastAsia="zh-CN"/>
        </w:rPr>
      </w:pPr>
    </w:p>
    <w:p w:rsidR="00192A03" w:rsidRDefault="00A472DB" w:rsidP="00192A03">
      <w:pPr>
        <w:rPr>
          <w:rFonts w:ascii="Palatino Linotype" w:hAnsi="Palatino Linotype"/>
          <w:color w:val="000000"/>
        </w:rPr>
      </w:pPr>
      <w:r>
        <w:rPr>
          <w:rFonts w:ascii="Palatino Linotype" w:hAnsi="Palatino Linotype"/>
          <w:color w:val="000000"/>
        </w:rPr>
        <w:t>The</w:t>
      </w:r>
      <w:r w:rsidR="00536564">
        <w:rPr>
          <w:rFonts w:ascii="Palatino Linotype" w:hAnsi="Palatino Linotype"/>
          <w:color w:val="000000"/>
        </w:rPr>
        <w:t xml:space="preserve"> evaluation simplification</w:t>
      </w:r>
      <w:r>
        <w:rPr>
          <w:rFonts w:ascii="Palatino Linotype" w:hAnsi="Palatino Linotype"/>
          <w:color w:val="000000"/>
        </w:rPr>
        <w:t xml:space="preserve"> tools were </w:t>
      </w:r>
      <w:r w:rsidR="00D77190">
        <w:rPr>
          <w:rFonts w:ascii="Palatino Linotype" w:hAnsi="Palatino Linotype"/>
          <w:color w:val="000000"/>
        </w:rPr>
        <w:t>developed</w:t>
      </w:r>
      <w:r>
        <w:rPr>
          <w:rFonts w:ascii="Palatino Linotype" w:hAnsi="Palatino Linotype"/>
          <w:color w:val="000000"/>
        </w:rPr>
        <w:t xml:space="preserve"> in ESRI’s ArcGIS </w:t>
      </w:r>
      <w:r w:rsidR="00654577">
        <w:rPr>
          <w:rFonts w:ascii="Palatino Linotype" w:hAnsi="Palatino Linotype"/>
          <w:color w:val="000000"/>
        </w:rPr>
        <w:t xml:space="preserve">version 10.2.2 and </w:t>
      </w:r>
      <w:r w:rsidR="00D77190">
        <w:rPr>
          <w:rFonts w:ascii="Palatino Linotype" w:hAnsi="Palatino Linotype"/>
          <w:color w:val="000000"/>
        </w:rPr>
        <w:t xml:space="preserve">10.3, so they </w:t>
      </w:r>
      <w:r w:rsidR="00654577">
        <w:rPr>
          <w:rFonts w:ascii="Palatino Linotype" w:hAnsi="Palatino Linotype"/>
          <w:color w:val="000000"/>
        </w:rPr>
        <w:t xml:space="preserve">are intended to be used in </w:t>
      </w:r>
      <w:r>
        <w:rPr>
          <w:rFonts w:ascii="Palatino Linotype" w:hAnsi="Palatino Linotype"/>
          <w:color w:val="000000"/>
        </w:rPr>
        <w:t>ArcMap</w:t>
      </w:r>
      <w:r w:rsidR="00654577">
        <w:rPr>
          <w:rFonts w:ascii="Palatino Linotype" w:hAnsi="Palatino Linotype"/>
          <w:color w:val="000000"/>
        </w:rPr>
        <w:t xml:space="preserve"> version 10.</w:t>
      </w:r>
      <w:r w:rsidR="000B61D3">
        <w:rPr>
          <w:rFonts w:ascii="Palatino Linotype" w:hAnsi="Palatino Linotype"/>
          <w:color w:val="000000"/>
        </w:rPr>
        <w:t>1</w:t>
      </w:r>
      <w:r w:rsidR="00536564">
        <w:rPr>
          <w:rFonts w:ascii="Palatino Linotype" w:hAnsi="Palatino Linotype"/>
          <w:color w:val="000000"/>
        </w:rPr>
        <w:t xml:space="preserve"> or later</w:t>
      </w:r>
      <w:r w:rsidR="00B245AF">
        <w:rPr>
          <w:rFonts w:ascii="Palatino Linotype" w:hAnsi="Palatino Linotype"/>
          <w:color w:val="000000"/>
        </w:rPr>
        <w:t xml:space="preserve"> – t</w:t>
      </w:r>
      <w:r w:rsidR="00D77190">
        <w:rPr>
          <w:rFonts w:ascii="Palatino Linotype" w:hAnsi="Palatino Linotype"/>
          <w:color w:val="000000"/>
        </w:rPr>
        <w:t>he most recently tested</w:t>
      </w:r>
      <w:r w:rsidR="000B61D3">
        <w:rPr>
          <w:rFonts w:ascii="Palatino Linotype" w:hAnsi="Palatino Linotype"/>
          <w:color w:val="000000"/>
        </w:rPr>
        <w:t xml:space="preserve"> </w:t>
      </w:r>
      <w:r w:rsidR="00D77190">
        <w:rPr>
          <w:rFonts w:ascii="Palatino Linotype" w:hAnsi="Palatino Linotype"/>
          <w:color w:val="000000"/>
        </w:rPr>
        <w:t>version was ArcGIS 10.3.</w:t>
      </w:r>
      <w:r w:rsidR="00B245AF">
        <w:rPr>
          <w:rFonts w:ascii="Palatino Linotype" w:hAnsi="Palatino Linotype"/>
          <w:color w:val="000000"/>
        </w:rPr>
        <w:t xml:space="preserve"> A separate toolbox is </w:t>
      </w:r>
      <w:r w:rsidR="008B23CF">
        <w:rPr>
          <w:rFonts w:ascii="Palatino Linotype" w:hAnsi="Palatino Linotype"/>
          <w:color w:val="000000"/>
        </w:rPr>
        <w:t>provided</w:t>
      </w:r>
      <w:r w:rsidR="00B245AF">
        <w:rPr>
          <w:rFonts w:ascii="Palatino Linotype" w:hAnsi="Palatino Linotype"/>
          <w:color w:val="000000"/>
        </w:rPr>
        <w:t xml:space="preserve"> for version 10.1/10.2 and for version 10.3.</w:t>
      </w:r>
      <w:r w:rsidR="00D77190">
        <w:rPr>
          <w:rFonts w:ascii="Palatino Linotype" w:hAnsi="Palatino Linotype"/>
          <w:color w:val="000000"/>
        </w:rPr>
        <w:t xml:space="preserve"> </w:t>
      </w:r>
      <w:r w:rsidR="000B61D3">
        <w:rPr>
          <w:rFonts w:ascii="Palatino Linotype" w:hAnsi="Palatino Linotype"/>
          <w:color w:val="000000"/>
        </w:rPr>
        <w:t>An Advanced (</w:t>
      </w:r>
      <w:proofErr w:type="spellStart"/>
      <w:r w:rsidR="000B61D3">
        <w:rPr>
          <w:rFonts w:ascii="Palatino Linotype" w:hAnsi="Palatino Linotype"/>
          <w:color w:val="000000"/>
        </w:rPr>
        <w:t>ArcInfo</w:t>
      </w:r>
      <w:proofErr w:type="spellEnd"/>
      <w:r w:rsidR="000B61D3">
        <w:rPr>
          <w:rFonts w:ascii="Palatino Linotype" w:hAnsi="Palatino Linotype"/>
          <w:color w:val="000000"/>
        </w:rPr>
        <w:t>) license was the only one available during development, so it is unknown if other license levels are able to run the tools.</w:t>
      </w:r>
      <w:r w:rsidR="00B245AF">
        <w:rPr>
          <w:rFonts w:ascii="Palatino Linotype" w:hAnsi="Palatino Linotype"/>
          <w:color w:val="000000"/>
        </w:rPr>
        <w:t xml:space="preserve"> T</w:t>
      </w:r>
      <w:r w:rsidR="000B61D3">
        <w:rPr>
          <w:rFonts w:ascii="Palatino Linotype" w:hAnsi="Palatino Linotype"/>
          <w:color w:val="000000"/>
        </w:rPr>
        <w:t xml:space="preserve">he Spatial Analyst extension is </w:t>
      </w:r>
      <w:r w:rsidR="00B245AF">
        <w:rPr>
          <w:rFonts w:ascii="Palatino Linotype" w:hAnsi="Palatino Linotype"/>
          <w:color w:val="000000"/>
        </w:rPr>
        <w:t xml:space="preserve">also </w:t>
      </w:r>
      <w:r w:rsidR="000B61D3">
        <w:rPr>
          <w:rFonts w:ascii="Palatino Linotype" w:hAnsi="Palatino Linotype"/>
          <w:color w:val="000000"/>
        </w:rPr>
        <w:t>required to use one of the tools, Raster Focal Mean.</w:t>
      </w:r>
    </w:p>
    <w:p w:rsidR="00EB3418" w:rsidRDefault="00EB3418" w:rsidP="00EB3418">
      <w:pPr>
        <w:spacing w:after="0"/>
        <w:rPr>
          <w:rFonts w:ascii="Palatino Linotype" w:hAnsi="Palatino Linotype"/>
          <w:color w:val="000000"/>
        </w:rPr>
      </w:pPr>
    </w:p>
    <w:p w:rsidR="00E03A0F" w:rsidRPr="007F4E11" w:rsidRDefault="00E03A0F" w:rsidP="00E03A0F">
      <w:pPr>
        <w:shd w:val="clear" w:color="auto" w:fill="FFFFFF"/>
        <w:spacing w:after="0"/>
        <w:rPr>
          <w:rFonts w:ascii="Palatino Linotype" w:hAnsi="Palatino Linotype"/>
          <w:b/>
          <w:color w:val="000000"/>
          <w:u w:val="single"/>
          <w:shd w:val="clear" w:color="auto" w:fill="FFFFFF"/>
          <w:lang w:eastAsia="zh-CN"/>
        </w:rPr>
      </w:pPr>
      <w:r>
        <w:rPr>
          <w:rFonts w:ascii="Palatino Linotype" w:hAnsi="Palatino Linotype"/>
          <w:b/>
          <w:color w:val="000000"/>
          <w:u w:val="single"/>
          <w:shd w:val="clear" w:color="auto" w:fill="FFFFFF"/>
        </w:rPr>
        <w:t>Support</w:t>
      </w:r>
    </w:p>
    <w:p w:rsidR="00E03A0F" w:rsidRPr="007F4E11" w:rsidRDefault="00E03A0F" w:rsidP="00E03A0F">
      <w:pPr>
        <w:shd w:val="clear" w:color="auto" w:fill="FFFFFF"/>
        <w:spacing w:after="0"/>
        <w:rPr>
          <w:rFonts w:ascii="Palatino Linotype" w:hAnsi="Palatino Linotype"/>
          <w:b/>
          <w:color w:val="000000"/>
          <w:u w:val="single"/>
          <w:shd w:val="clear" w:color="auto" w:fill="FFFFFF"/>
          <w:lang w:eastAsia="zh-CN"/>
        </w:rPr>
      </w:pPr>
    </w:p>
    <w:p w:rsidR="00E03A0F" w:rsidRDefault="00E03A0F" w:rsidP="0067043A">
      <w:pPr>
        <w:rPr>
          <w:rFonts w:ascii="Palatino Linotype" w:hAnsi="Palatino Linotype"/>
          <w:color w:val="000000"/>
        </w:rPr>
      </w:pPr>
      <w:r>
        <w:rPr>
          <w:rFonts w:ascii="Palatino Linotype" w:hAnsi="Palatino Linotype"/>
          <w:color w:val="000000"/>
        </w:rPr>
        <w:t xml:space="preserve">While </w:t>
      </w:r>
      <w:r w:rsidR="003B6E9E">
        <w:rPr>
          <w:rFonts w:ascii="Palatino Linotype" w:hAnsi="Palatino Linotype"/>
          <w:color w:val="000000"/>
        </w:rPr>
        <w:t>no</w:t>
      </w:r>
      <w:r>
        <w:rPr>
          <w:rFonts w:ascii="Palatino Linotype" w:hAnsi="Palatino Linotype"/>
          <w:color w:val="000000"/>
        </w:rPr>
        <w:t xml:space="preserve"> formal </w:t>
      </w:r>
      <w:r w:rsidR="00D46469">
        <w:rPr>
          <w:rFonts w:ascii="Palatino Linotype" w:hAnsi="Palatino Linotype"/>
          <w:color w:val="000000"/>
        </w:rPr>
        <w:t>support</w:t>
      </w:r>
      <w:r>
        <w:rPr>
          <w:rFonts w:ascii="Palatino Linotype" w:hAnsi="Palatino Linotype"/>
          <w:color w:val="000000"/>
        </w:rPr>
        <w:t xml:space="preserve"> process is provided, please do not hesitate to contact John Ritzman at </w:t>
      </w:r>
      <w:hyperlink r:id="rId9" w:history="1">
        <w:r w:rsidRPr="00BD0947">
          <w:rPr>
            <w:rStyle w:val="Hyperlink"/>
            <w:rFonts w:ascii="Palatino Linotype" w:hAnsi="Palatino Linotype"/>
          </w:rPr>
          <w:t>jar29@uw.edu</w:t>
        </w:r>
      </w:hyperlink>
      <w:r>
        <w:rPr>
          <w:rFonts w:ascii="Palatino Linotype" w:hAnsi="Palatino Linotype"/>
          <w:color w:val="000000"/>
        </w:rPr>
        <w:t xml:space="preserve"> with any questions </w:t>
      </w:r>
      <w:r w:rsidR="002D60B8">
        <w:rPr>
          <w:rFonts w:ascii="Palatino Linotype" w:hAnsi="Palatino Linotype"/>
          <w:color w:val="000000"/>
        </w:rPr>
        <w:t>or</w:t>
      </w:r>
      <w:r>
        <w:rPr>
          <w:rFonts w:ascii="Palatino Linotype" w:hAnsi="Palatino Linotype"/>
          <w:color w:val="000000"/>
        </w:rPr>
        <w:t xml:space="preserve"> comments pertaining to these tools.</w:t>
      </w:r>
    </w:p>
    <w:p w:rsidR="00EB3418" w:rsidRPr="00783426" w:rsidRDefault="00EB3418" w:rsidP="00EB3418">
      <w:pPr>
        <w:rPr>
          <w:rFonts w:ascii="Palatino Linotype" w:hAnsi="Palatino Linotype"/>
          <w:b/>
          <w:color w:val="000000"/>
          <w:sz w:val="28"/>
          <w:szCs w:val="28"/>
        </w:rPr>
      </w:pPr>
      <w:r w:rsidRPr="007F4E11">
        <w:rPr>
          <w:rFonts w:ascii="Palatino Linotype" w:hAnsi="Palatino Linotype"/>
          <w:b/>
          <w:color w:val="000000"/>
          <w:sz w:val="28"/>
          <w:szCs w:val="28"/>
          <w:lang w:eastAsia="zh-CN"/>
        </w:rPr>
        <w:lastRenderedPageBreak/>
        <w:t xml:space="preserve">2. </w:t>
      </w:r>
      <w:r w:rsidR="006C03D0">
        <w:rPr>
          <w:rFonts w:ascii="Palatino Linotype" w:hAnsi="Palatino Linotype"/>
          <w:b/>
          <w:color w:val="000000"/>
          <w:sz w:val="28"/>
          <w:szCs w:val="28"/>
          <w:lang w:eastAsia="zh-CN"/>
        </w:rPr>
        <w:t>Folder Contents</w:t>
      </w:r>
    </w:p>
    <w:p w:rsidR="00EB3418" w:rsidRDefault="00B245AF" w:rsidP="00EB3418">
      <w:pPr>
        <w:rPr>
          <w:rFonts w:ascii="Palatino Linotype" w:hAnsi="Palatino Linotype"/>
          <w:color w:val="000000"/>
          <w:shd w:val="clear" w:color="auto" w:fill="FFFFFF"/>
        </w:rPr>
      </w:pPr>
      <w:r>
        <w:rPr>
          <w:rFonts w:ascii="Palatino Linotype" w:hAnsi="Palatino Linotype"/>
          <w:color w:val="000000"/>
          <w:shd w:val="clear" w:color="auto" w:fill="FFFFFF"/>
        </w:rPr>
        <w:t>After downloading and unzipping the folder, you will find the following:</w:t>
      </w:r>
    </w:p>
    <w:p w:rsidR="009352F1" w:rsidRDefault="009352F1" w:rsidP="009352F1">
      <w:pPr>
        <w:pStyle w:val="ListParagraph"/>
        <w:numPr>
          <w:ilvl w:val="0"/>
          <w:numId w:val="8"/>
        </w:numPr>
        <w:rPr>
          <w:rFonts w:ascii="Palatino Linotype" w:hAnsi="Palatino Linotype"/>
          <w:color w:val="000000"/>
          <w:shd w:val="clear" w:color="auto" w:fill="FFFFFF"/>
        </w:rPr>
      </w:pPr>
      <w:r>
        <w:rPr>
          <w:rFonts w:ascii="Palatino Linotype" w:hAnsi="Palatino Linotype"/>
          <w:color w:val="000000"/>
          <w:shd w:val="clear" w:color="auto" w:fill="FFFFFF"/>
        </w:rPr>
        <w:t xml:space="preserve">A folder named </w:t>
      </w:r>
      <w:proofErr w:type="spellStart"/>
      <w:r>
        <w:rPr>
          <w:rFonts w:ascii="Palatino Linotype" w:hAnsi="Palatino Linotype"/>
          <w:b/>
          <w:color w:val="000000"/>
          <w:shd w:val="clear" w:color="auto" w:fill="FFFFFF"/>
        </w:rPr>
        <w:t>LayerFiles</w:t>
      </w:r>
      <w:proofErr w:type="spellEnd"/>
      <w:r>
        <w:rPr>
          <w:rFonts w:ascii="Palatino Linotype" w:hAnsi="Palatino Linotype"/>
          <w:color w:val="000000"/>
          <w:shd w:val="clear" w:color="auto" w:fill="FFFFFF"/>
        </w:rPr>
        <w:t xml:space="preserve"> that contains </w:t>
      </w:r>
      <w:r w:rsidRPr="00F2548D">
        <w:rPr>
          <w:rFonts w:ascii="Palatino Linotype" w:hAnsi="Palatino Linotype"/>
          <w:b/>
          <w:color w:val="000000"/>
          <w:shd w:val="clear" w:color="auto" w:fill="FFFFFF"/>
        </w:rPr>
        <w:t>Sys00_EvaluationTemplate.lyr</w:t>
      </w:r>
      <w:r>
        <w:rPr>
          <w:rFonts w:ascii="Palatino Linotype" w:hAnsi="Palatino Linotype"/>
          <w:color w:val="000000"/>
          <w:shd w:val="clear" w:color="auto" w:fill="FFFFFF"/>
        </w:rPr>
        <w:t>, the default 5-color (red-to-green) symbology for the evaluation models.</w:t>
      </w:r>
    </w:p>
    <w:p w:rsidR="009352F1" w:rsidRDefault="009352F1" w:rsidP="009352F1">
      <w:pPr>
        <w:pStyle w:val="ListParagraph"/>
        <w:numPr>
          <w:ilvl w:val="0"/>
          <w:numId w:val="8"/>
        </w:numPr>
        <w:rPr>
          <w:rFonts w:ascii="Palatino Linotype" w:hAnsi="Palatino Linotype"/>
          <w:color w:val="000000"/>
          <w:shd w:val="clear" w:color="auto" w:fill="FFFFFF"/>
        </w:rPr>
      </w:pPr>
      <w:r>
        <w:rPr>
          <w:rFonts w:ascii="Palatino Linotype" w:hAnsi="Palatino Linotype"/>
          <w:color w:val="000000"/>
          <w:shd w:val="clear" w:color="auto" w:fill="FFFFFF"/>
        </w:rPr>
        <w:t xml:space="preserve">A folder named </w:t>
      </w:r>
      <w:r>
        <w:rPr>
          <w:rFonts w:ascii="Palatino Linotype" w:hAnsi="Palatino Linotype"/>
          <w:b/>
          <w:color w:val="000000"/>
          <w:shd w:val="clear" w:color="auto" w:fill="FFFFFF"/>
        </w:rPr>
        <w:t>Scripts</w:t>
      </w:r>
      <w:r>
        <w:rPr>
          <w:rFonts w:ascii="Palatino Linotype" w:hAnsi="Palatino Linotype"/>
          <w:color w:val="000000"/>
          <w:shd w:val="clear" w:color="auto" w:fill="FFFFFF"/>
        </w:rPr>
        <w:t xml:space="preserve"> that contains two Python scripts that support the two script tools in the toolboxes.</w:t>
      </w:r>
    </w:p>
    <w:p w:rsidR="009352F1" w:rsidRDefault="009352F1" w:rsidP="009352F1">
      <w:pPr>
        <w:pStyle w:val="ListParagraph"/>
        <w:numPr>
          <w:ilvl w:val="0"/>
          <w:numId w:val="8"/>
        </w:numPr>
        <w:rPr>
          <w:rFonts w:ascii="Palatino Linotype" w:hAnsi="Palatino Linotype"/>
          <w:color w:val="000000"/>
          <w:shd w:val="clear" w:color="auto" w:fill="FFFFFF"/>
        </w:rPr>
      </w:pPr>
      <w:r>
        <w:rPr>
          <w:rFonts w:ascii="Palatino Linotype" w:hAnsi="Palatino Linotype"/>
          <w:color w:val="000000"/>
          <w:shd w:val="clear" w:color="auto" w:fill="FFFFFF"/>
        </w:rPr>
        <w:t xml:space="preserve">A scratch geodatabase that will be utilized by the simplification tools for storing intermediate data, named </w:t>
      </w:r>
      <w:proofErr w:type="spellStart"/>
      <w:r>
        <w:rPr>
          <w:rFonts w:ascii="Palatino Linotype" w:hAnsi="Palatino Linotype"/>
          <w:b/>
          <w:color w:val="000000"/>
          <w:shd w:val="clear" w:color="auto" w:fill="FFFFFF"/>
        </w:rPr>
        <w:t>scratch.gdb</w:t>
      </w:r>
      <w:proofErr w:type="spellEnd"/>
    </w:p>
    <w:p w:rsidR="009352F1" w:rsidRDefault="009352F1" w:rsidP="009352F1">
      <w:pPr>
        <w:pStyle w:val="ListParagraph"/>
        <w:numPr>
          <w:ilvl w:val="1"/>
          <w:numId w:val="8"/>
        </w:numPr>
        <w:rPr>
          <w:rFonts w:ascii="Palatino Linotype" w:hAnsi="Palatino Linotype"/>
          <w:color w:val="000000"/>
          <w:shd w:val="clear" w:color="auto" w:fill="FFFFFF"/>
        </w:rPr>
      </w:pPr>
      <w:r>
        <w:rPr>
          <w:rFonts w:ascii="Palatino Linotype" w:hAnsi="Palatino Linotype"/>
          <w:color w:val="000000"/>
          <w:shd w:val="clear" w:color="auto" w:fill="FFFFFF"/>
        </w:rPr>
        <w:t xml:space="preserve">This geodatabase also contains three important template datasets, </w:t>
      </w:r>
      <w:proofErr w:type="spellStart"/>
      <w:r w:rsidR="00A53AF7">
        <w:rPr>
          <w:rFonts w:ascii="Palatino Linotype" w:hAnsi="Palatino Linotype"/>
          <w:b/>
          <w:color w:val="000000"/>
          <w:shd w:val="clear" w:color="auto" w:fill="FFFFFF"/>
        </w:rPr>
        <w:t>EvaluationTemplate</w:t>
      </w:r>
      <w:proofErr w:type="spellEnd"/>
      <w:r w:rsidR="00A53AF7">
        <w:rPr>
          <w:rFonts w:ascii="Palatino Linotype" w:hAnsi="Palatino Linotype"/>
          <w:color w:val="000000"/>
          <w:shd w:val="clear" w:color="auto" w:fill="FFFFFF"/>
        </w:rPr>
        <w:t>,</w:t>
      </w:r>
      <w:r w:rsidR="00A53AF7">
        <w:rPr>
          <w:rFonts w:ascii="Palatino Linotype" w:hAnsi="Palatino Linotype"/>
          <w:b/>
          <w:color w:val="000000"/>
          <w:shd w:val="clear" w:color="auto" w:fill="FFFFFF"/>
        </w:rPr>
        <w:t xml:space="preserve"> </w:t>
      </w:r>
      <w:proofErr w:type="spellStart"/>
      <w:r w:rsidR="00A53AF7" w:rsidRPr="00A53AF7">
        <w:rPr>
          <w:rFonts w:ascii="Palatino Linotype" w:hAnsi="Palatino Linotype"/>
          <w:b/>
          <w:color w:val="000000"/>
          <w:shd w:val="clear" w:color="auto" w:fill="FFFFFF"/>
        </w:rPr>
        <w:t>StudyArea</w:t>
      </w:r>
      <w:proofErr w:type="spellEnd"/>
      <w:r w:rsidR="00A53AF7">
        <w:rPr>
          <w:rFonts w:ascii="Palatino Linotype" w:hAnsi="Palatino Linotype"/>
          <w:color w:val="000000"/>
          <w:shd w:val="clear" w:color="auto" w:fill="FFFFFF"/>
        </w:rPr>
        <w:t xml:space="preserve">, and the table </w:t>
      </w:r>
      <w:proofErr w:type="spellStart"/>
      <w:r w:rsidRPr="00A53AF7">
        <w:rPr>
          <w:rFonts w:ascii="Palatino Linotype" w:hAnsi="Palatino Linotype"/>
          <w:b/>
          <w:color w:val="000000"/>
          <w:shd w:val="clear" w:color="auto" w:fill="FFFFFF"/>
        </w:rPr>
        <w:t>SystemDetails</w:t>
      </w:r>
      <w:proofErr w:type="spellEnd"/>
      <w:r w:rsidRPr="00F2548D">
        <w:rPr>
          <w:rFonts w:ascii="Palatino Linotype" w:hAnsi="Palatino Linotype"/>
          <w:color w:val="000000"/>
          <w:shd w:val="clear" w:color="auto" w:fill="FFFFFF"/>
        </w:rPr>
        <w:t>.</w:t>
      </w:r>
    </w:p>
    <w:p w:rsidR="009352F1" w:rsidRDefault="009352F1" w:rsidP="009352F1">
      <w:pPr>
        <w:pStyle w:val="ListParagraph"/>
        <w:numPr>
          <w:ilvl w:val="0"/>
          <w:numId w:val="8"/>
        </w:numPr>
        <w:rPr>
          <w:rFonts w:ascii="Palatino Linotype" w:hAnsi="Palatino Linotype"/>
          <w:color w:val="000000"/>
          <w:shd w:val="clear" w:color="auto" w:fill="FFFFFF"/>
        </w:rPr>
      </w:pPr>
      <w:r>
        <w:rPr>
          <w:rFonts w:ascii="Palatino Linotype" w:hAnsi="Palatino Linotype"/>
          <w:color w:val="000000"/>
          <w:shd w:val="clear" w:color="auto" w:fill="FFFFFF"/>
        </w:rPr>
        <w:t xml:space="preserve">A tutorial geodatabase with sample data from a groundwater evaluation and backups of the scratch geodatabase datasets, named </w:t>
      </w:r>
      <w:proofErr w:type="spellStart"/>
      <w:r>
        <w:rPr>
          <w:rFonts w:ascii="Palatino Linotype" w:hAnsi="Palatino Linotype"/>
          <w:b/>
          <w:color w:val="000000"/>
          <w:shd w:val="clear" w:color="auto" w:fill="FFFFFF"/>
        </w:rPr>
        <w:t>Tutorial.gdb</w:t>
      </w:r>
      <w:proofErr w:type="spellEnd"/>
    </w:p>
    <w:p w:rsidR="00B245AF" w:rsidRDefault="00BA75D6" w:rsidP="009510CF">
      <w:pPr>
        <w:pStyle w:val="ListParagraph"/>
        <w:numPr>
          <w:ilvl w:val="0"/>
          <w:numId w:val="8"/>
        </w:numPr>
        <w:rPr>
          <w:rFonts w:ascii="Palatino Linotype" w:hAnsi="Palatino Linotype"/>
          <w:color w:val="000000"/>
          <w:shd w:val="clear" w:color="auto" w:fill="FFFFFF"/>
        </w:rPr>
      </w:pPr>
      <w:r>
        <w:rPr>
          <w:rFonts w:ascii="Palatino Linotype" w:hAnsi="Palatino Linotype"/>
          <w:color w:val="000000"/>
          <w:shd w:val="clear" w:color="auto" w:fill="FFFFFF"/>
        </w:rPr>
        <w:t>An ArcGIS custom toolbox for version 10.1/10.2</w:t>
      </w:r>
      <w:r w:rsidR="00F2548D">
        <w:rPr>
          <w:rFonts w:ascii="Palatino Linotype" w:hAnsi="Palatino Linotype"/>
          <w:color w:val="000000"/>
          <w:shd w:val="clear" w:color="auto" w:fill="FFFFFF"/>
        </w:rPr>
        <w:t xml:space="preserve">, named </w:t>
      </w:r>
      <w:r w:rsidR="00F2548D">
        <w:rPr>
          <w:rFonts w:ascii="Palatino Linotype" w:hAnsi="Palatino Linotype"/>
          <w:b/>
          <w:color w:val="000000"/>
          <w:shd w:val="clear" w:color="auto" w:fill="FFFFFF"/>
        </w:rPr>
        <w:t>GeodesignWorkshop_v10_2.tbx</w:t>
      </w:r>
    </w:p>
    <w:p w:rsidR="00BA75D6" w:rsidRPr="00F2548D" w:rsidRDefault="00BA75D6" w:rsidP="00F2548D">
      <w:pPr>
        <w:pStyle w:val="ListParagraph"/>
        <w:numPr>
          <w:ilvl w:val="0"/>
          <w:numId w:val="8"/>
        </w:numPr>
        <w:rPr>
          <w:rFonts w:ascii="Palatino Linotype" w:hAnsi="Palatino Linotype"/>
          <w:color w:val="000000"/>
          <w:shd w:val="clear" w:color="auto" w:fill="FFFFFF"/>
        </w:rPr>
      </w:pPr>
      <w:r>
        <w:rPr>
          <w:rFonts w:ascii="Palatino Linotype" w:hAnsi="Palatino Linotype"/>
          <w:color w:val="000000"/>
          <w:shd w:val="clear" w:color="auto" w:fill="FFFFFF"/>
        </w:rPr>
        <w:t>An ArcGIS custom toolbox for version 10.3</w:t>
      </w:r>
      <w:r w:rsidR="00F2548D">
        <w:rPr>
          <w:rFonts w:ascii="Palatino Linotype" w:hAnsi="Palatino Linotype"/>
          <w:color w:val="000000"/>
          <w:shd w:val="clear" w:color="auto" w:fill="FFFFFF"/>
        </w:rPr>
        <w:t xml:space="preserve">, named </w:t>
      </w:r>
      <w:r w:rsidR="00F2548D">
        <w:rPr>
          <w:rFonts w:ascii="Palatino Linotype" w:hAnsi="Palatino Linotype"/>
          <w:b/>
          <w:color w:val="000000"/>
          <w:shd w:val="clear" w:color="auto" w:fill="FFFFFF"/>
        </w:rPr>
        <w:t>GeodesignWorkshop_v10_3.tbx</w:t>
      </w:r>
    </w:p>
    <w:p w:rsidR="009352F1" w:rsidRPr="00477AA6" w:rsidRDefault="009352F1" w:rsidP="009352F1">
      <w:pPr>
        <w:pStyle w:val="ListParagraph"/>
        <w:numPr>
          <w:ilvl w:val="0"/>
          <w:numId w:val="8"/>
        </w:numPr>
        <w:rPr>
          <w:rFonts w:ascii="Palatino Linotype" w:hAnsi="Palatino Linotype"/>
          <w:color w:val="000000"/>
          <w:shd w:val="clear" w:color="auto" w:fill="FFFFFF"/>
        </w:rPr>
      </w:pPr>
      <w:r>
        <w:rPr>
          <w:rFonts w:ascii="Palatino Linotype" w:hAnsi="Palatino Linotype"/>
          <w:color w:val="000000"/>
          <w:shd w:val="clear" w:color="auto" w:fill="FFFFFF"/>
        </w:rPr>
        <w:t xml:space="preserve">A template MXD you may copy to create your own, named </w:t>
      </w:r>
      <w:proofErr w:type="spellStart"/>
      <w:r>
        <w:rPr>
          <w:rFonts w:ascii="Palatino Linotype" w:hAnsi="Palatino Linotype"/>
          <w:b/>
          <w:color w:val="000000"/>
          <w:shd w:val="clear" w:color="auto" w:fill="FFFFFF"/>
        </w:rPr>
        <w:t>EvaluationSimplification_Template.mxd</w:t>
      </w:r>
      <w:proofErr w:type="spellEnd"/>
    </w:p>
    <w:p w:rsidR="00477AA6" w:rsidRDefault="00477AA6" w:rsidP="009352F1">
      <w:pPr>
        <w:pStyle w:val="ListParagraph"/>
        <w:numPr>
          <w:ilvl w:val="0"/>
          <w:numId w:val="8"/>
        </w:numPr>
        <w:rPr>
          <w:rFonts w:ascii="Palatino Linotype" w:hAnsi="Palatino Linotype"/>
          <w:color w:val="000000"/>
          <w:shd w:val="clear" w:color="auto" w:fill="FFFFFF"/>
        </w:rPr>
      </w:pPr>
      <w:r>
        <w:rPr>
          <w:rFonts w:ascii="Palatino Linotype" w:hAnsi="Palatino Linotype"/>
          <w:color w:val="000000"/>
          <w:shd w:val="clear" w:color="auto" w:fill="FFFFFF"/>
        </w:rPr>
        <w:t>This tutorial (not shown in ArcCatalog).</w:t>
      </w:r>
    </w:p>
    <w:p w:rsidR="00F66E3D" w:rsidRDefault="00477AA6" w:rsidP="00F66E3D">
      <w:pPr>
        <w:keepNext/>
        <w:jc w:val="center"/>
      </w:pPr>
      <w:r>
        <w:rPr>
          <w:noProof/>
        </w:rPr>
        <w:drawing>
          <wp:inline distT="0" distB="0" distL="0" distR="0">
            <wp:extent cx="2800000" cy="2304762"/>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FolderContents_Final.png"/>
                    <pic:cNvPicPr/>
                  </pic:nvPicPr>
                  <pic:blipFill>
                    <a:blip r:embed="rId10">
                      <a:extLst>
                        <a:ext uri="{28A0092B-C50C-407E-A947-70E740481C1C}">
                          <a14:useLocalDpi xmlns:a14="http://schemas.microsoft.com/office/drawing/2010/main" val="0"/>
                        </a:ext>
                      </a:extLst>
                    </a:blip>
                    <a:stretch>
                      <a:fillRect/>
                    </a:stretch>
                  </pic:blipFill>
                  <pic:spPr>
                    <a:xfrm>
                      <a:off x="0" y="0"/>
                      <a:ext cx="2800000" cy="2304762"/>
                    </a:xfrm>
                    <a:prstGeom prst="rect">
                      <a:avLst/>
                    </a:prstGeom>
                  </pic:spPr>
                </pic:pic>
              </a:graphicData>
            </a:graphic>
          </wp:inline>
        </w:drawing>
      </w:r>
    </w:p>
    <w:p w:rsidR="00F66E3D" w:rsidRPr="00F66E3D" w:rsidRDefault="003175B6" w:rsidP="00F66E3D">
      <w:pPr>
        <w:rPr>
          <w:rFonts w:ascii="Palatino Linotype" w:hAnsi="Palatino Linotype"/>
          <w:color w:val="000000"/>
          <w:shd w:val="clear" w:color="auto" w:fill="FFFFFF"/>
        </w:rPr>
      </w:pPr>
      <w:r>
        <w:rPr>
          <w:rFonts w:ascii="Palatino Linotype" w:hAnsi="Palatino Linotype"/>
          <w:color w:val="000000"/>
          <w:shd w:val="clear" w:color="auto" w:fill="FFFFFF"/>
        </w:rPr>
        <w:t>The tools in both toolboxes are set to use relative paths, so they should reference any support files needed for their operation already regardless of where you unzip the folder.</w:t>
      </w:r>
      <w:r w:rsidR="00477AA6">
        <w:rPr>
          <w:rFonts w:ascii="Palatino Linotype" w:hAnsi="Palatino Linotype"/>
          <w:color w:val="000000"/>
          <w:shd w:val="clear" w:color="auto" w:fill="FFFFFF"/>
        </w:rPr>
        <w:t xml:space="preserve"> That said, </w:t>
      </w:r>
      <w:r w:rsidR="00477AA6" w:rsidRPr="00477AA6">
        <w:rPr>
          <w:rFonts w:ascii="Palatino Linotype" w:hAnsi="Palatino Linotype"/>
          <w:b/>
          <w:color w:val="000000"/>
          <w:u w:val="single"/>
          <w:shd w:val="clear" w:color="auto" w:fill="FFFFFF"/>
        </w:rPr>
        <w:t xml:space="preserve">do not move the folders, toolboxes, or geodatabases from their current </w:t>
      </w:r>
      <w:r w:rsidR="00477AA6" w:rsidRPr="00477AA6">
        <w:rPr>
          <w:rFonts w:ascii="Palatino Linotype" w:hAnsi="Palatino Linotype"/>
          <w:b/>
          <w:i/>
          <w:color w:val="000000"/>
          <w:u w:val="single"/>
          <w:shd w:val="clear" w:color="auto" w:fill="FFFFFF"/>
        </w:rPr>
        <w:t>relative</w:t>
      </w:r>
      <w:r w:rsidR="00477AA6" w:rsidRPr="00477AA6">
        <w:rPr>
          <w:rFonts w:ascii="Palatino Linotype" w:hAnsi="Palatino Linotype"/>
          <w:b/>
          <w:color w:val="000000"/>
          <w:u w:val="single"/>
          <w:shd w:val="clear" w:color="auto" w:fill="FFFFFF"/>
        </w:rPr>
        <w:t xml:space="preserve"> locations</w:t>
      </w:r>
      <w:r w:rsidR="001255A2">
        <w:rPr>
          <w:rFonts w:ascii="Palatino Linotype" w:hAnsi="Palatino Linotype"/>
          <w:color w:val="000000"/>
          <w:shd w:val="clear" w:color="auto" w:fill="FFFFFF"/>
        </w:rPr>
        <w:t xml:space="preserve"> to each other</w:t>
      </w:r>
      <w:r w:rsidR="00477AA6">
        <w:rPr>
          <w:rFonts w:ascii="Palatino Linotype" w:hAnsi="Palatino Linotype"/>
          <w:color w:val="000000"/>
          <w:shd w:val="clear" w:color="auto" w:fill="FFFFFF"/>
        </w:rPr>
        <w:t>, since many of the tools rely on relative paths to certain datasets.</w:t>
      </w:r>
      <w:r w:rsidR="00F73544">
        <w:rPr>
          <w:rFonts w:ascii="Palatino Linotype" w:hAnsi="Palatino Linotype"/>
          <w:color w:val="000000"/>
          <w:shd w:val="clear" w:color="auto" w:fill="FFFFFF"/>
        </w:rPr>
        <w:t xml:space="preserve"> The functionality </w:t>
      </w:r>
      <w:r w:rsidR="002421F0">
        <w:rPr>
          <w:rFonts w:ascii="Palatino Linotype" w:hAnsi="Palatino Linotype"/>
          <w:color w:val="000000"/>
          <w:shd w:val="clear" w:color="auto" w:fill="FFFFFF"/>
        </w:rPr>
        <w:t>within</w:t>
      </w:r>
      <w:r w:rsidR="00F73544">
        <w:rPr>
          <w:rFonts w:ascii="Palatino Linotype" w:hAnsi="Palatino Linotype"/>
          <w:color w:val="000000"/>
          <w:shd w:val="clear" w:color="auto" w:fill="FFFFFF"/>
        </w:rPr>
        <w:t xml:space="preserve"> each</w:t>
      </w:r>
      <w:r w:rsidR="00477AA6">
        <w:rPr>
          <w:rFonts w:ascii="Palatino Linotype" w:hAnsi="Palatino Linotype"/>
          <w:color w:val="000000"/>
          <w:shd w:val="clear" w:color="auto" w:fill="FFFFFF"/>
        </w:rPr>
        <w:t xml:space="preserve"> of the two</w:t>
      </w:r>
      <w:r w:rsidR="00F73544">
        <w:rPr>
          <w:rFonts w:ascii="Palatino Linotype" w:hAnsi="Palatino Linotype"/>
          <w:color w:val="000000"/>
          <w:shd w:val="clear" w:color="auto" w:fill="FFFFFF"/>
        </w:rPr>
        <w:t xml:space="preserve"> toolbox</w:t>
      </w:r>
      <w:r w:rsidR="00477AA6">
        <w:rPr>
          <w:rFonts w:ascii="Palatino Linotype" w:hAnsi="Palatino Linotype"/>
          <w:color w:val="000000"/>
          <w:shd w:val="clear" w:color="auto" w:fill="FFFFFF"/>
        </w:rPr>
        <w:t>es</w:t>
      </w:r>
      <w:r w:rsidR="00F73544">
        <w:rPr>
          <w:rFonts w:ascii="Palatino Linotype" w:hAnsi="Palatino Linotype"/>
          <w:color w:val="000000"/>
          <w:shd w:val="clear" w:color="auto" w:fill="FFFFFF"/>
        </w:rPr>
        <w:t xml:space="preserve"> should be identical, so use the one appropriate for your version of ArcGIS – 10.1 users should use the 10.2 toolbox. This tutorial will use the 10.</w:t>
      </w:r>
      <w:r w:rsidR="0064334C">
        <w:rPr>
          <w:rFonts w:ascii="Palatino Linotype" w:hAnsi="Palatino Linotype"/>
          <w:color w:val="000000"/>
          <w:shd w:val="clear" w:color="auto" w:fill="FFFFFF"/>
        </w:rPr>
        <w:t xml:space="preserve">2 </w:t>
      </w:r>
      <w:r w:rsidR="006928FD">
        <w:rPr>
          <w:rFonts w:ascii="Palatino Linotype" w:hAnsi="Palatino Linotype"/>
          <w:color w:val="000000"/>
          <w:shd w:val="clear" w:color="auto" w:fill="FFFFFF"/>
        </w:rPr>
        <w:t>toolbox</w:t>
      </w:r>
      <w:r w:rsidR="00F73544">
        <w:rPr>
          <w:rFonts w:ascii="Palatino Linotype" w:hAnsi="Palatino Linotype"/>
          <w:color w:val="000000"/>
          <w:shd w:val="clear" w:color="auto" w:fill="FFFFFF"/>
        </w:rPr>
        <w:t>, but the workflow is identical for 10.</w:t>
      </w:r>
      <w:r w:rsidR="0064334C">
        <w:rPr>
          <w:rFonts w:ascii="Palatino Linotype" w:hAnsi="Palatino Linotype"/>
          <w:color w:val="000000"/>
          <w:shd w:val="clear" w:color="auto" w:fill="FFFFFF"/>
        </w:rPr>
        <w:t>3</w:t>
      </w:r>
      <w:r w:rsidR="00F73544">
        <w:rPr>
          <w:rFonts w:ascii="Palatino Linotype" w:hAnsi="Palatino Linotype"/>
          <w:color w:val="000000"/>
          <w:shd w:val="clear" w:color="auto" w:fill="FFFFFF"/>
        </w:rPr>
        <w:t>.</w:t>
      </w:r>
    </w:p>
    <w:p w:rsidR="002F6820" w:rsidRPr="007F4E11" w:rsidRDefault="002F6820" w:rsidP="00B23ABE">
      <w:pPr>
        <w:shd w:val="clear" w:color="auto" w:fill="FFFFFF"/>
        <w:spacing w:after="0"/>
        <w:rPr>
          <w:rFonts w:ascii="Palatino Linotype" w:hAnsi="Palatino Linotype"/>
          <w:color w:val="000000"/>
          <w:lang w:eastAsia="zh-CN"/>
        </w:rPr>
      </w:pPr>
    </w:p>
    <w:p w:rsidR="00321E83" w:rsidRPr="00783426" w:rsidRDefault="0067043A" w:rsidP="00783426">
      <w:pPr>
        <w:rPr>
          <w:rFonts w:ascii="Palatino Linotype" w:hAnsi="Palatino Linotype"/>
          <w:b/>
          <w:color w:val="000000"/>
          <w:sz w:val="28"/>
          <w:szCs w:val="28"/>
        </w:rPr>
      </w:pPr>
      <w:r>
        <w:rPr>
          <w:rFonts w:ascii="Palatino Linotype" w:hAnsi="Palatino Linotype"/>
          <w:b/>
          <w:color w:val="000000"/>
          <w:sz w:val="28"/>
          <w:szCs w:val="28"/>
          <w:lang w:eastAsia="zh-CN"/>
        </w:rPr>
        <w:t>3</w:t>
      </w:r>
      <w:r w:rsidR="00783426" w:rsidRPr="007F4E11">
        <w:rPr>
          <w:rFonts w:ascii="Palatino Linotype" w:hAnsi="Palatino Linotype"/>
          <w:b/>
          <w:color w:val="000000"/>
          <w:sz w:val="28"/>
          <w:szCs w:val="28"/>
          <w:lang w:eastAsia="zh-CN"/>
        </w:rPr>
        <w:t xml:space="preserve">. </w:t>
      </w:r>
      <w:r w:rsidR="00D001AB">
        <w:rPr>
          <w:rFonts w:ascii="Palatino Linotype" w:hAnsi="Palatino Linotype"/>
          <w:b/>
          <w:color w:val="000000"/>
          <w:sz w:val="28"/>
          <w:szCs w:val="28"/>
          <w:lang w:eastAsia="zh-CN"/>
        </w:rPr>
        <w:t>Overview of Workflow</w:t>
      </w:r>
    </w:p>
    <w:p w:rsidR="005C2F29" w:rsidRPr="007F4E11" w:rsidRDefault="005C2F29" w:rsidP="005C2F29">
      <w:pPr>
        <w:rPr>
          <w:rFonts w:ascii="Palatino Linotype" w:hAnsi="Palatino Linotype"/>
          <w:b/>
          <w:color w:val="000000"/>
          <w:u w:val="single"/>
        </w:rPr>
      </w:pPr>
      <w:r>
        <w:rPr>
          <w:rFonts w:ascii="Palatino Linotype" w:hAnsi="Palatino Linotype"/>
          <w:b/>
          <w:color w:val="000000"/>
          <w:u w:val="single"/>
        </w:rPr>
        <w:t>Introduction</w:t>
      </w:r>
    </w:p>
    <w:p w:rsidR="005C2F29" w:rsidRDefault="005C2F29" w:rsidP="00530851">
      <w:pPr>
        <w:rPr>
          <w:rFonts w:ascii="Palatino Linotype" w:hAnsi="Palatino Linotype"/>
          <w:color w:val="000000"/>
          <w:shd w:val="clear" w:color="auto" w:fill="FFFFFF"/>
        </w:rPr>
      </w:pPr>
      <w:r>
        <w:rPr>
          <w:rFonts w:ascii="Palatino Linotype" w:hAnsi="Palatino Linotype"/>
          <w:color w:val="000000"/>
          <w:shd w:val="clear" w:color="auto" w:fill="FFFFFF"/>
        </w:rPr>
        <w:t xml:space="preserve">This </w:t>
      </w:r>
      <w:r w:rsidR="00D001AB">
        <w:rPr>
          <w:rFonts w:ascii="Palatino Linotype" w:hAnsi="Palatino Linotype"/>
          <w:color w:val="000000"/>
          <w:shd w:val="clear" w:color="auto" w:fill="FFFFFF"/>
        </w:rPr>
        <w:t>tutorial</w:t>
      </w:r>
      <w:r>
        <w:rPr>
          <w:rFonts w:ascii="Palatino Linotype" w:hAnsi="Palatino Linotype"/>
          <w:color w:val="000000"/>
          <w:shd w:val="clear" w:color="auto" w:fill="FFFFFF"/>
        </w:rPr>
        <w:t xml:space="preserve"> assumes the end goal of a simplified 5-color (red-to-green) evaluation of a given </w:t>
      </w:r>
      <w:r w:rsidR="00D670AD">
        <w:rPr>
          <w:rFonts w:ascii="Palatino Linotype" w:hAnsi="Palatino Linotype"/>
          <w:color w:val="000000"/>
          <w:shd w:val="clear" w:color="auto" w:fill="FFFFFF"/>
        </w:rPr>
        <w:t xml:space="preserve">system in the form of a GIS </w:t>
      </w:r>
      <w:r w:rsidR="00D001AB">
        <w:rPr>
          <w:rFonts w:ascii="Palatino Linotype" w:hAnsi="Palatino Linotype"/>
          <w:color w:val="000000"/>
          <w:shd w:val="clear" w:color="auto" w:fill="FFFFFF"/>
        </w:rPr>
        <w:t>polygon feature class</w:t>
      </w:r>
      <w:r w:rsidR="00D670AD">
        <w:rPr>
          <w:rFonts w:ascii="Palatino Linotype" w:hAnsi="Palatino Linotype"/>
          <w:color w:val="000000"/>
          <w:shd w:val="clear" w:color="auto" w:fill="FFFFFF"/>
        </w:rPr>
        <w:t>.</w:t>
      </w:r>
      <w:r w:rsidR="00D001AB">
        <w:rPr>
          <w:rFonts w:ascii="Palatino Linotype" w:hAnsi="Palatino Linotype"/>
          <w:color w:val="000000"/>
          <w:shd w:val="clear" w:color="auto" w:fill="FFFFFF"/>
        </w:rPr>
        <w:t xml:space="preserve"> For the geodesign workshop these tools were created for, these colors (Red2, Red1, Yellow, Green1, Green2) </w:t>
      </w:r>
      <w:r w:rsidR="00CD2ADE">
        <w:rPr>
          <w:rFonts w:ascii="Palatino Linotype" w:hAnsi="Palatino Linotype"/>
          <w:color w:val="000000"/>
          <w:shd w:val="clear" w:color="auto" w:fill="FFFFFF"/>
        </w:rPr>
        <w:t>indicated the suitability of a given system (e.g. grou</w:t>
      </w:r>
      <w:r w:rsidR="00AC39AF">
        <w:rPr>
          <w:rFonts w:ascii="Palatino Linotype" w:hAnsi="Palatino Linotype"/>
          <w:color w:val="000000"/>
          <w:shd w:val="clear" w:color="auto" w:fill="FFFFFF"/>
        </w:rPr>
        <w:t xml:space="preserve">ndwater) to accommodate </w:t>
      </w:r>
      <w:r w:rsidR="00CD2ADE">
        <w:rPr>
          <w:rFonts w:ascii="Palatino Linotype" w:hAnsi="Palatino Linotype"/>
          <w:color w:val="000000"/>
          <w:shd w:val="clear" w:color="auto" w:fill="FFFFFF"/>
        </w:rPr>
        <w:t>development</w:t>
      </w:r>
      <w:r w:rsidR="00AC39AF">
        <w:rPr>
          <w:rFonts w:ascii="Palatino Linotype" w:hAnsi="Palatino Linotype"/>
          <w:color w:val="000000"/>
          <w:shd w:val="clear" w:color="auto" w:fill="FFFFFF"/>
        </w:rPr>
        <w:t xml:space="preserve"> across a study area, with Red2 (R2) being </w:t>
      </w:r>
      <w:r w:rsidR="008A546E">
        <w:rPr>
          <w:rFonts w:ascii="Palatino Linotype" w:hAnsi="Palatino Linotype"/>
          <w:color w:val="000000"/>
          <w:shd w:val="clear" w:color="auto" w:fill="FFFFFF"/>
        </w:rPr>
        <w:t>least favorable/hig</w:t>
      </w:r>
      <w:r w:rsidR="005E2C91">
        <w:rPr>
          <w:rFonts w:ascii="Palatino Linotype" w:hAnsi="Palatino Linotype"/>
          <w:color w:val="000000"/>
          <w:shd w:val="clear" w:color="auto" w:fill="FFFFFF"/>
        </w:rPr>
        <w:t xml:space="preserve">hest risk, Yellow being unknown or </w:t>
      </w:r>
      <w:r w:rsidR="008A546E">
        <w:rPr>
          <w:rFonts w:ascii="Palatino Linotype" w:hAnsi="Palatino Linotype"/>
          <w:color w:val="000000"/>
          <w:shd w:val="clear" w:color="auto" w:fill="FFFFFF"/>
        </w:rPr>
        <w:t>neutral suitability</w:t>
      </w:r>
      <w:r w:rsidR="00AC39AF">
        <w:rPr>
          <w:rFonts w:ascii="Palatino Linotype" w:hAnsi="Palatino Linotype"/>
          <w:color w:val="000000"/>
          <w:shd w:val="clear" w:color="auto" w:fill="FFFFFF"/>
        </w:rPr>
        <w:t xml:space="preserve"> and Green2 (G2) being most favorable</w:t>
      </w:r>
      <w:r w:rsidR="008A546E">
        <w:rPr>
          <w:rFonts w:ascii="Palatino Linotype" w:hAnsi="Palatino Linotype"/>
          <w:color w:val="000000"/>
          <w:shd w:val="clear" w:color="auto" w:fill="FFFFFF"/>
        </w:rPr>
        <w:t>/least risk</w:t>
      </w:r>
      <w:r w:rsidR="00CD2ADE">
        <w:rPr>
          <w:rFonts w:ascii="Palatino Linotype" w:hAnsi="Palatino Linotype"/>
          <w:color w:val="000000"/>
          <w:shd w:val="clear" w:color="auto" w:fill="FFFFFF"/>
        </w:rPr>
        <w:t>.</w:t>
      </w:r>
      <w:r w:rsidR="00AC39AF">
        <w:rPr>
          <w:rFonts w:ascii="Palatino Linotype" w:hAnsi="Palatino Linotype"/>
          <w:color w:val="000000"/>
          <w:shd w:val="clear" w:color="auto" w:fill="FFFFFF"/>
        </w:rPr>
        <w:t xml:space="preserve"> This tutorial assumes a similar activity, though it can be extended to any evaluation using a 5- or 3-color scale.</w:t>
      </w:r>
      <w:r w:rsidR="00CD2ADE">
        <w:rPr>
          <w:rFonts w:ascii="Palatino Linotype" w:hAnsi="Palatino Linotype"/>
          <w:color w:val="000000"/>
          <w:shd w:val="clear" w:color="auto" w:fill="FFFFFF"/>
        </w:rPr>
        <w:t xml:space="preserve"> </w:t>
      </w:r>
      <w:r w:rsidR="00D001AB">
        <w:rPr>
          <w:rFonts w:ascii="Palatino Linotype" w:hAnsi="Palatino Linotype"/>
          <w:color w:val="000000"/>
          <w:shd w:val="clear" w:color="auto" w:fill="FFFFFF"/>
        </w:rPr>
        <w:t>The workflow to create this simplified evaluation feature class proceeds roughly in 3 steps:</w:t>
      </w:r>
    </w:p>
    <w:p w:rsidR="00D001AB" w:rsidRDefault="004075C0" w:rsidP="00D001AB">
      <w:pPr>
        <w:pStyle w:val="ListParagraph"/>
        <w:numPr>
          <w:ilvl w:val="0"/>
          <w:numId w:val="9"/>
        </w:numPr>
        <w:rPr>
          <w:rFonts w:ascii="Palatino Linotype" w:hAnsi="Palatino Linotype"/>
          <w:color w:val="000000"/>
          <w:shd w:val="clear" w:color="auto" w:fill="FFFFFF"/>
        </w:rPr>
      </w:pPr>
      <w:r>
        <w:rPr>
          <w:rFonts w:ascii="Palatino Linotype" w:hAnsi="Palatino Linotype"/>
          <w:color w:val="000000"/>
          <w:shd w:val="clear" w:color="auto" w:fill="FFFFFF"/>
        </w:rPr>
        <w:t xml:space="preserve">Determine which </w:t>
      </w:r>
      <w:r w:rsidR="003D25CF">
        <w:rPr>
          <w:rFonts w:ascii="Palatino Linotype" w:hAnsi="Palatino Linotype"/>
          <w:color w:val="000000"/>
          <w:shd w:val="clear" w:color="auto" w:fill="FFFFFF"/>
        </w:rPr>
        <w:t xml:space="preserve">evaluation color </w:t>
      </w:r>
      <w:r w:rsidR="00C52C60">
        <w:rPr>
          <w:rFonts w:ascii="Palatino Linotype" w:hAnsi="Palatino Linotype"/>
          <w:color w:val="000000"/>
          <w:shd w:val="clear" w:color="auto" w:fill="FFFFFF"/>
        </w:rPr>
        <w:t>each of your source features falls into</w:t>
      </w:r>
      <w:r w:rsidR="003D25CF">
        <w:rPr>
          <w:rFonts w:ascii="Palatino Linotype" w:hAnsi="Palatino Linotype"/>
          <w:color w:val="000000"/>
          <w:shd w:val="clear" w:color="auto" w:fill="FFFFFF"/>
        </w:rPr>
        <w:t>.</w:t>
      </w:r>
    </w:p>
    <w:p w:rsidR="00D001AB" w:rsidRDefault="00D001AB" w:rsidP="00D001AB">
      <w:pPr>
        <w:pStyle w:val="ListParagraph"/>
        <w:numPr>
          <w:ilvl w:val="0"/>
          <w:numId w:val="9"/>
        </w:numPr>
        <w:rPr>
          <w:rFonts w:ascii="Palatino Linotype" w:hAnsi="Palatino Linotype"/>
          <w:color w:val="000000"/>
          <w:shd w:val="clear" w:color="auto" w:fill="FFFFFF"/>
        </w:rPr>
      </w:pPr>
      <w:r>
        <w:rPr>
          <w:rFonts w:ascii="Palatino Linotype" w:hAnsi="Palatino Linotype"/>
          <w:color w:val="000000"/>
          <w:shd w:val="clear" w:color="auto" w:fill="FFFFFF"/>
        </w:rPr>
        <w:t xml:space="preserve">Combine </w:t>
      </w:r>
      <w:r w:rsidR="003D25CF">
        <w:rPr>
          <w:rFonts w:ascii="Palatino Linotype" w:hAnsi="Palatino Linotype"/>
          <w:color w:val="000000"/>
          <w:shd w:val="clear" w:color="auto" w:fill="FFFFFF"/>
        </w:rPr>
        <w:t>all</w:t>
      </w:r>
      <w:r>
        <w:rPr>
          <w:rFonts w:ascii="Palatino Linotype" w:hAnsi="Palatino Linotype"/>
          <w:color w:val="000000"/>
          <w:shd w:val="clear" w:color="auto" w:fill="FFFFFF"/>
        </w:rPr>
        <w:t xml:space="preserve"> source feature class</w:t>
      </w:r>
      <w:r w:rsidR="003D25CF">
        <w:rPr>
          <w:rFonts w:ascii="Palatino Linotype" w:hAnsi="Palatino Linotype"/>
          <w:color w:val="000000"/>
          <w:shd w:val="clear" w:color="auto" w:fill="FFFFFF"/>
        </w:rPr>
        <w:t>es into a single feature class and clean up topology (specifically gaps and overlaps within the study area).</w:t>
      </w:r>
    </w:p>
    <w:p w:rsidR="003D25CF" w:rsidRDefault="003D25CF" w:rsidP="00D001AB">
      <w:pPr>
        <w:pStyle w:val="ListParagraph"/>
        <w:numPr>
          <w:ilvl w:val="0"/>
          <w:numId w:val="9"/>
        </w:numPr>
        <w:rPr>
          <w:rFonts w:ascii="Palatino Linotype" w:hAnsi="Palatino Linotype"/>
          <w:color w:val="000000"/>
          <w:shd w:val="clear" w:color="auto" w:fill="FFFFFF"/>
        </w:rPr>
      </w:pPr>
      <w:r>
        <w:rPr>
          <w:rFonts w:ascii="Palatino Linotype" w:hAnsi="Palatino Linotype"/>
          <w:color w:val="000000"/>
          <w:shd w:val="clear" w:color="auto" w:fill="FFFFFF"/>
        </w:rPr>
        <w:t xml:space="preserve">Reduce the number and complexity of features while maintaining topology so that only the larger patterns </w:t>
      </w:r>
      <w:r w:rsidR="00632383">
        <w:rPr>
          <w:rFonts w:ascii="Palatino Linotype" w:hAnsi="Palatino Linotype"/>
          <w:color w:val="000000"/>
          <w:shd w:val="clear" w:color="auto" w:fill="FFFFFF"/>
        </w:rPr>
        <w:t xml:space="preserve">within the study area </w:t>
      </w:r>
      <w:r>
        <w:rPr>
          <w:rFonts w:ascii="Palatino Linotype" w:hAnsi="Palatino Linotype"/>
          <w:color w:val="000000"/>
          <w:shd w:val="clear" w:color="auto" w:fill="FFFFFF"/>
        </w:rPr>
        <w:t>remain.</w:t>
      </w:r>
    </w:p>
    <w:p w:rsidR="003D25CF" w:rsidRDefault="006154AD" w:rsidP="003D25CF">
      <w:pPr>
        <w:rPr>
          <w:rFonts w:ascii="Palatino Linotype" w:hAnsi="Palatino Linotype"/>
          <w:color w:val="000000"/>
          <w:shd w:val="clear" w:color="auto" w:fill="FFFFFF"/>
        </w:rPr>
      </w:pPr>
      <w:r>
        <w:rPr>
          <w:rFonts w:ascii="Palatino Linotype" w:hAnsi="Palatino Linotype"/>
          <w:color w:val="000000"/>
          <w:shd w:val="clear" w:color="auto" w:fill="FFFFFF"/>
        </w:rPr>
        <w:t xml:space="preserve">While the toolbox </w:t>
      </w:r>
      <w:r w:rsidR="00611FF3">
        <w:rPr>
          <w:rFonts w:ascii="Palatino Linotype" w:hAnsi="Palatino Linotype"/>
          <w:color w:val="000000"/>
          <w:shd w:val="clear" w:color="auto" w:fill="FFFFFF"/>
        </w:rPr>
        <w:t xml:space="preserve">itself </w:t>
      </w:r>
      <w:r>
        <w:rPr>
          <w:rFonts w:ascii="Palatino Linotype" w:hAnsi="Palatino Linotype"/>
          <w:color w:val="000000"/>
          <w:shd w:val="clear" w:color="auto" w:fill="FFFFFF"/>
        </w:rPr>
        <w:t>focuses mainly on steps 2 and 3, step 1 is also important and so is co</w:t>
      </w:r>
      <w:r w:rsidR="002207FF">
        <w:rPr>
          <w:rFonts w:ascii="Palatino Linotype" w:hAnsi="Palatino Linotype"/>
          <w:color w:val="000000"/>
          <w:shd w:val="clear" w:color="auto" w:fill="FFFFFF"/>
        </w:rPr>
        <w:t>vered by this tutorial as well.</w:t>
      </w:r>
    </w:p>
    <w:p w:rsidR="002207FF" w:rsidRPr="007F4E11" w:rsidRDefault="002207FF" w:rsidP="002207FF">
      <w:pPr>
        <w:rPr>
          <w:rFonts w:ascii="Palatino Linotype" w:hAnsi="Palatino Linotype"/>
          <w:b/>
          <w:color w:val="000000"/>
          <w:u w:val="single"/>
        </w:rPr>
      </w:pPr>
      <w:r>
        <w:rPr>
          <w:rFonts w:ascii="Palatino Linotype" w:hAnsi="Palatino Linotype"/>
          <w:b/>
          <w:color w:val="000000"/>
          <w:u w:val="single"/>
        </w:rPr>
        <w:t>Toolbox Contents</w:t>
      </w:r>
      <w:r w:rsidR="00815491">
        <w:rPr>
          <w:rFonts w:ascii="Palatino Linotype" w:hAnsi="Palatino Linotype"/>
          <w:b/>
          <w:color w:val="000000"/>
          <w:u w:val="single"/>
        </w:rPr>
        <w:t xml:space="preserve"> and Workflow</w:t>
      </w:r>
    </w:p>
    <w:p w:rsidR="00671DC0" w:rsidRDefault="002F1801" w:rsidP="002207FF">
      <w:pPr>
        <w:rPr>
          <w:rFonts w:ascii="Palatino Linotype" w:hAnsi="Palatino Linotype"/>
          <w:color w:val="000000"/>
          <w:shd w:val="clear" w:color="auto" w:fill="FFFFFF"/>
        </w:rPr>
      </w:pPr>
      <w:r>
        <w:rPr>
          <w:rFonts w:ascii="Palatino Linotype" w:hAnsi="Palatino Linotype"/>
          <w:color w:val="000000"/>
          <w:shd w:val="clear" w:color="auto" w:fill="FFFFFF"/>
        </w:rPr>
        <w:t xml:space="preserve">The contents of </w:t>
      </w:r>
      <w:r w:rsidR="006E02B8">
        <w:rPr>
          <w:rFonts w:ascii="Palatino Linotype" w:hAnsi="Palatino Linotype"/>
          <w:color w:val="000000"/>
          <w:shd w:val="clear" w:color="auto" w:fill="FFFFFF"/>
        </w:rPr>
        <w:t>one of the</w:t>
      </w:r>
      <w:r>
        <w:rPr>
          <w:rFonts w:ascii="Palatino Linotype" w:hAnsi="Palatino Linotype"/>
          <w:color w:val="000000"/>
          <w:shd w:val="clear" w:color="auto" w:fill="FFFFFF"/>
        </w:rPr>
        <w:t xml:space="preserve"> </w:t>
      </w:r>
      <w:proofErr w:type="spellStart"/>
      <w:r>
        <w:rPr>
          <w:rFonts w:ascii="Palatino Linotype" w:hAnsi="Palatino Linotype"/>
          <w:color w:val="000000"/>
          <w:shd w:val="clear" w:color="auto" w:fill="FFFFFF"/>
        </w:rPr>
        <w:t>GeodesignWorkshop</w:t>
      </w:r>
      <w:proofErr w:type="spellEnd"/>
      <w:r>
        <w:rPr>
          <w:rFonts w:ascii="Palatino Linotype" w:hAnsi="Palatino Linotype"/>
          <w:color w:val="000000"/>
          <w:shd w:val="clear" w:color="auto" w:fill="FFFFFF"/>
        </w:rPr>
        <w:t xml:space="preserve"> toolboxes </w:t>
      </w:r>
      <w:r w:rsidR="00D65F8D">
        <w:rPr>
          <w:rFonts w:ascii="Palatino Linotype" w:hAnsi="Palatino Linotype"/>
          <w:color w:val="000000"/>
          <w:shd w:val="clear" w:color="auto" w:fill="FFFFFF"/>
        </w:rPr>
        <w:t>are shown below</w:t>
      </w:r>
      <w:r>
        <w:rPr>
          <w:rFonts w:ascii="Palatino Linotype" w:hAnsi="Palatino Linotype"/>
          <w:color w:val="000000"/>
          <w:shd w:val="clear" w:color="auto" w:fill="FFFFFF"/>
        </w:rPr>
        <w:t>.</w:t>
      </w:r>
    </w:p>
    <w:p w:rsidR="00671DC0" w:rsidRDefault="00671DC0" w:rsidP="00671DC0">
      <w:pPr>
        <w:jc w:val="center"/>
        <w:rPr>
          <w:rFonts w:ascii="Palatino Linotype" w:hAnsi="Palatino Linotype"/>
          <w:color w:val="000000"/>
          <w:shd w:val="clear" w:color="auto" w:fill="FFFFFF"/>
        </w:rPr>
      </w:pPr>
      <w:r>
        <w:rPr>
          <w:rFonts w:ascii="Palatino Linotype" w:hAnsi="Palatino Linotype"/>
          <w:noProof/>
          <w:color w:val="000000"/>
          <w:shd w:val="clear" w:color="auto" w:fill="FFFFFF"/>
        </w:rPr>
        <w:drawing>
          <wp:inline distT="0" distB="0" distL="0" distR="0">
            <wp:extent cx="2761905" cy="1971429"/>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_ToolboxContents.png"/>
                    <pic:cNvPicPr/>
                  </pic:nvPicPr>
                  <pic:blipFill>
                    <a:blip r:embed="rId11">
                      <a:extLst>
                        <a:ext uri="{28A0092B-C50C-407E-A947-70E740481C1C}">
                          <a14:useLocalDpi xmlns:a14="http://schemas.microsoft.com/office/drawing/2010/main" val="0"/>
                        </a:ext>
                      </a:extLst>
                    </a:blip>
                    <a:stretch>
                      <a:fillRect/>
                    </a:stretch>
                  </pic:blipFill>
                  <pic:spPr>
                    <a:xfrm>
                      <a:off x="0" y="0"/>
                      <a:ext cx="2761905" cy="1971429"/>
                    </a:xfrm>
                    <a:prstGeom prst="rect">
                      <a:avLst/>
                    </a:prstGeom>
                  </pic:spPr>
                </pic:pic>
              </a:graphicData>
            </a:graphic>
          </wp:inline>
        </w:drawing>
      </w:r>
    </w:p>
    <w:p w:rsidR="002207FF" w:rsidRDefault="00D538C3" w:rsidP="002207FF">
      <w:pPr>
        <w:rPr>
          <w:rFonts w:ascii="Palatino Linotype" w:hAnsi="Palatino Linotype"/>
          <w:color w:val="000000"/>
          <w:shd w:val="clear" w:color="auto" w:fill="FFFFFF"/>
        </w:rPr>
      </w:pPr>
      <w:r>
        <w:rPr>
          <w:rFonts w:ascii="Palatino Linotype" w:hAnsi="Palatino Linotype"/>
          <w:color w:val="000000"/>
          <w:shd w:val="clear" w:color="auto" w:fill="FFFFFF"/>
        </w:rPr>
        <w:t xml:space="preserve">The toolbox comprises 8 tools. The workflow for a single evaluation begins at step </w:t>
      </w:r>
      <w:r>
        <w:rPr>
          <w:rFonts w:ascii="Palatino Linotype" w:hAnsi="Palatino Linotype"/>
          <w:b/>
          <w:color w:val="000000"/>
          <w:shd w:val="clear" w:color="auto" w:fill="FFFFFF"/>
        </w:rPr>
        <w:t>1. Create Initial Evaluation</w:t>
      </w:r>
      <w:r>
        <w:rPr>
          <w:rFonts w:ascii="Palatino Linotype" w:hAnsi="Palatino Linotype"/>
          <w:color w:val="000000"/>
          <w:shd w:val="clear" w:color="auto" w:fill="FFFFFF"/>
        </w:rPr>
        <w:t xml:space="preserve">, but the </w:t>
      </w:r>
      <w:r>
        <w:rPr>
          <w:rFonts w:ascii="Palatino Linotype" w:hAnsi="Palatino Linotype"/>
          <w:b/>
          <w:color w:val="000000"/>
          <w:shd w:val="clear" w:color="auto" w:fill="FFFFFF"/>
        </w:rPr>
        <w:t>0. RUN ME ONCE</w:t>
      </w:r>
      <w:r>
        <w:rPr>
          <w:rFonts w:ascii="Palatino Linotype" w:hAnsi="Palatino Linotype"/>
          <w:color w:val="000000"/>
          <w:shd w:val="clear" w:color="auto" w:fill="FFFFFF"/>
        </w:rPr>
        <w:t xml:space="preserve"> tool must be run at least once before any evaluations </w:t>
      </w:r>
      <w:r w:rsidR="00C25072">
        <w:rPr>
          <w:rFonts w:ascii="Palatino Linotype" w:hAnsi="Palatino Linotype"/>
          <w:color w:val="000000"/>
          <w:shd w:val="clear" w:color="auto" w:fill="FFFFFF"/>
        </w:rPr>
        <w:t>can be</w:t>
      </w:r>
      <w:r>
        <w:rPr>
          <w:rFonts w:ascii="Palatino Linotype" w:hAnsi="Palatino Linotype"/>
          <w:color w:val="000000"/>
          <w:shd w:val="clear" w:color="auto" w:fill="FFFFFF"/>
        </w:rPr>
        <w:t xml:space="preserve"> run through these tools in order to define contextual information for the systems you intend to </w:t>
      </w:r>
      <w:r w:rsidR="005B4E86">
        <w:rPr>
          <w:rFonts w:ascii="Palatino Linotype" w:hAnsi="Palatino Linotype"/>
          <w:color w:val="000000"/>
          <w:shd w:val="clear" w:color="auto" w:fill="FFFFFF"/>
        </w:rPr>
        <w:t>evaluate.</w:t>
      </w:r>
    </w:p>
    <w:p w:rsidR="004B6395" w:rsidRPr="004B6395" w:rsidRDefault="004B6395" w:rsidP="002207FF">
      <w:pPr>
        <w:rPr>
          <w:rFonts w:ascii="Palatino Linotype" w:hAnsi="Palatino Linotype"/>
          <w:color w:val="000000"/>
          <w:shd w:val="clear" w:color="auto" w:fill="FFFFFF"/>
        </w:rPr>
      </w:pPr>
      <w:r>
        <w:rPr>
          <w:rFonts w:ascii="Palatino Linotype" w:hAnsi="Palatino Linotype"/>
          <w:color w:val="000000"/>
          <w:shd w:val="clear" w:color="auto" w:fill="FFFFFF"/>
        </w:rPr>
        <w:lastRenderedPageBreak/>
        <w:t xml:space="preserve">After running </w:t>
      </w:r>
      <w:r>
        <w:rPr>
          <w:rFonts w:ascii="Palatino Linotype" w:hAnsi="Palatino Linotype"/>
          <w:b/>
          <w:color w:val="000000"/>
          <w:shd w:val="clear" w:color="auto" w:fill="FFFFFF"/>
        </w:rPr>
        <w:t>0. RUN ME ONCE</w:t>
      </w:r>
      <w:r>
        <w:rPr>
          <w:rFonts w:ascii="Palatino Linotype" w:hAnsi="Palatino Linotype"/>
          <w:color w:val="000000"/>
          <w:shd w:val="clear" w:color="auto" w:fill="FFFFFF"/>
        </w:rPr>
        <w:t xml:space="preserve"> at least once and running </w:t>
      </w:r>
      <w:r>
        <w:rPr>
          <w:rFonts w:ascii="Palatino Linotype" w:hAnsi="Palatino Linotype"/>
          <w:b/>
          <w:color w:val="000000"/>
          <w:shd w:val="clear" w:color="auto" w:fill="FFFFFF"/>
        </w:rPr>
        <w:t>1. Create Initial Evaluation</w:t>
      </w:r>
      <w:r>
        <w:rPr>
          <w:rFonts w:ascii="Palatino Linotype" w:hAnsi="Palatino Linotype"/>
          <w:color w:val="000000"/>
          <w:shd w:val="clear" w:color="auto" w:fill="FFFFFF"/>
        </w:rPr>
        <w:t xml:space="preserve"> for your system, you may stop the workflow at any time</w:t>
      </w:r>
      <w:r w:rsidR="004E5C68">
        <w:rPr>
          <w:rFonts w:ascii="Palatino Linotype" w:hAnsi="Palatino Linotype"/>
          <w:color w:val="000000"/>
          <w:shd w:val="clear" w:color="auto" w:fill="FFFFFF"/>
        </w:rPr>
        <w:t xml:space="preserve"> if</w:t>
      </w:r>
      <w:r w:rsidR="008B746C">
        <w:rPr>
          <w:rFonts w:ascii="Palatino Linotype" w:hAnsi="Palatino Linotype"/>
          <w:color w:val="000000"/>
          <w:shd w:val="clear" w:color="auto" w:fill="FFFFFF"/>
        </w:rPr>
        <w:t xml:space="preserve"> you are satisfied with your feature class</w:t>
      </w:r>
      <w:r>
        <w:rPr>
          <w:rFonts w:ascii="Palatino Linotype" w:hAnsi="Palatino Linotype"/>
          <w:color w:val="000000"/>
          <w:shd w:val="clear" w:color="auto" w:fill="FFFFFF"/>
        </w:rPr>
        <w:t xml:space="preserve">. In addition, the tools after </w:t>
      </w:r>
      <w:r>
        <w:rPr>
          <w:rFonts w:ascii="Palatino Linotype" w:hAnsi="Palatino Linotype"/>
          <w:b/>
          <w:color w:val="000000"/>
          <w:shd w:val="clear" w:color="auto" w:fill="FFFFFF"/>
        </w:rPr>
        <w:t>1. Create Initial Evaluation</w:t>
      </w:r>
      <w:r>
        <w:rPr>
          <w:rFonts w:ascii="Palatino Linotype" w:hAnsi="Palatino Linotype"/>
          <w:color w:val="000000"/>
          <w:shd w:val="clear" w:color="auto" w:fill="FFFFFF"/>
        </w:rPr>
        <w:t xml:space="preserve"> can be run in any order you prefer with the exception of the two </w:t>
      </w:r>
      <w:r w:rsidRPr="00B751A8">
        <w:rPr>
          <w:rFonts w:ascii="Palatino Linotype" w:hAnsi="Palatino Linotype"/>
          <w:b/>
          <w:color w:val="000000"/>
          <w:shd w:val="clear" w:color="auto" w:fill="FFFFFF"/>
        </w:rPr>
        <w:t>4. (Simplify Polygo</w:t>
      </w:r>
      <w:r w:rsidR="00B54A74">
        <w:rPr>
          <w:rFonts w:ascii="Palatino Linotype" w:hAnsi="Palatino Linotype"/>
          <w:b/>
          <w:color w:val="000000"/>
          <w:shd w:val="clear" w:color="auto" w:fill="FFFFFF"/>
        </w:rPr>
        <w:t>n</w:t>
      </w:r>
      <w:r w:rsidRPr="00B751A8">
        <w:rPr>
          <w:rFonts w:ascii="Palatino Linotype" w:hAnsi="Palatino Linotype"/>
          <w:b/>
          <w:color w:val="000000"/>
          <w:shd w:val="clear" w:color="auto" w:fill="FFFFFF"/>
        </w:rPr>
        <w:t>)</w:t>
      </w:r>
      <w:r>
        <w:rPr>
          <w:rFonts w:ascii="Palatino Linotype" w:hAnsi="Palatino Linotype"/>
          <w:color w:val="000000"/>
          <w:shd w:val="clear" w:color="auto" w:fill="FFFFFF"/>
        </w:rPr>
        <w:t xml:space="preserve"> tools, which must be run in succession. This, along with the parameters in each tool, enables you to customize the type of simplification that is done on your feature class and to what degree. The tools are ordered here in a recommended workflow that moves a feature class through 3 different types of simplification that we found useful for our feature classes. The last two tools (</w:t>
      </w:r>
      <w:r>
        <w:rPr>
          <w:rFonts w:ascii="Palatino Linotype" w:hAnsi="Palatino Linotype"/>
          <w:b/>
          <w:color w:val="000000"/>
          <w:shd w:val="clear" w:color="auto" w:fill="FFFFFF"/>
        </w:rPr>
        <w:t xml:space="preserve">5. Pass </w:t>
      </w:r>
      <w:r w:rsidRPr="004B6395">
        <w:rPr>
          <w:rFonts w:ascii="Palatino Linotype" w:hAnsi="Palatino Linotype"/>
          <w:b/>
          <w:color w:val="000000"/>
          <w:shd w:val="clear" w:color="auto" w:fill="FFFFFF"/>
        </w:rPr>
        <w:t>Through Features</w:t>
      </w:r>
      <w:r>
        <w:rPr>
          <w:rFonts w:ascii="Palatino Linotype" w:hAnsi="Palatino Linotype"/>
          <w:color w:val="000000"/>
          <w:shd w:val="clear" w:color="auto" w:fill="FFFFFF"/>
        </w:rPr>
        <w:t xml:space="preserve"> and </w:t>
      </w:r>
      <w:r w:rsidRPr="004B6395">
        <w:rPr>
          <w:rFonts w:ascii="Palatino Linotype" w:hAnsi="Palatino Linotype"/>
          <w:b/>
          <w:color w:val="000000"/>
          <w:shd w:val="clear" w:color="auto" w:fill="FFFFFF"/>
        </w:rPr>
        <w:t>6. Evaluation Area Statistics</w:t>
      </w:r>
      <w:r>
        <w:rPr>
          <w:rFonts w:ascii="Palatino Linotype" w:hAnsi="Palatino Linotype"/>
          <w:color w:val="000000"/>
          <w:shd w:val="clear" w:color="auto" w:fill="FFFFFF"/>
        </w:rPr>
        <w:t xml:space="preserve">) </w:t>
      </w:r>
      <w:r w:rsidRPr="004B6395">
        <w:rPr>
          <w:rFonts w:ascii="Palatino Linotype" w:hAnsi="Palatino Linotype"/>
          <w:color w:val="000000"/>
          <w:shd w:val="clear" w:color="auto" w:fill="FFFFFF"/>
        </w:rPr>
        <w:t>are</w:t>
      </w:r>
      <w:r>
        <w:rPr>
          <w:rFonts w:ascii="Palatino Linotype" w:hAnsi="Palatino Linotype"/>
          <w:color w:val="000000"/>
          <w:shd w:val="clear" w:color="auto" w:fill="FFFFFF"/>
        </w:rPr>
        <w:t xml:space="preserve"> also not specifically part of the workflow, but provide utility functions to</w:t>
      </w:r>
      <w:r w:rsidR="00B751A8">
        <w:rPr>
          <w:rFonts w:ascii="Palatino Linotype" w:hAnsi="Palatino Linotype"/>
          <w:color w:val="000000"/>
          <w:shd w:val="clear" w:color="auto" w:fill="FFFFFF"/>
        </w:rPr>
        <w:t xml:space="preserve"> either</w:t>
      </w:r>
      <w:r>
        <w:rPr>
          <w:rFonts w:ascii="Palatino Linotype" w:hAnsi="Palatino Linotype"/>
          <w:color w:val="000000"/>
          <w:shd w:val="clear" w:color="auto" w:fill="FFFFFF"/>
        </w:rPr>
        <w:t xml:space="preserve"> pass features from a previous step into your current step </w:t>
      </w:r>
      <w:r w:rsidR="00B97E98">
        <w:rPr>
          <w:rFonts w:ascii="Palatino Linotype" w:hAnsi="Palatino Linotype"/>
          <w:color w:val="000000"/>
          <w:shd w:val="clear" w:color="auto" w:fill="FFFFFF"/>
        </w:rPr>
        <w:t>or</w:t>
      </w:r>
      <w:r>
        <w:rPr>
          <w:rFonts w:ascii="Palatino Linotype" w:hAnsi="Palatino Linotype"/>
          <w:color w:val="000000"/>
          <w:shd w:val="clear" w:color="auto" w:fill="FFFFFF"/>
        </w:rPr>
        <w:t xml:space="preserve"> to give a summary of the area and # of features for each color, usually used at end of the workflow. Tools </w:t>
      </w:r>
      <w:r>
        <w:rPr>
          <w:rFonts w:ascii="Palatino Linotype" w:hAnsi="Palatino Linotype"/>
          <w:b/>
          <w:color w:val="000000"/>
          <w:shd w:val="clear" w:color="auto" w:fill="FFFFFF"/>
        </w:rPr>
        <w:t>2-4</w:t>
      </w:r>
      <w:r>
        <w:rPr>
          <w:rFonts w:ascii="Palatino Linotype" w:hAnsi="Palatino Linotype"/>
          <w:color w:val="000000"/>
          <w:shd w:val="clear" w:color="auto" w:fill="FFFFFF"/>
        </w:rPr>
        <w:t xml:space="preserve"> p</w:t>
      </w:r>
      <w:r w:rsidR="00B751A8">
        <w:rPr>
          <w:rFonts w:ascii="Palatino Linotype" w:hAnsi="Palatino Linotype"/>
          <w:color w:val="000000"/>
          <w:shd w:val="clear" w:color="auto" w:fill="FFFFFF"/>
        </w:rPr>
        <w:t xml:space="preserve">rovide the heart of the </w:t>
      </w:r>
      <w:r w:rsidR="00A33BAF">
        <w:rPr>
          <w:rFonts w:ascii="Palatino Linotype" w:hAnsi="Palatino Linotype"/>
          <w:color w:val="000000"/>
          <w:shd w:val="clear" w:color="auto" w:fill="FFFFFF"/>
        </w:rPr>
        <w:t xml:space="preserve">simplification </w:t>
      </w:r>
      <w:r w:rsidR="00B751A8">
        <w:rPr>
          <w:rFonts w:ascii="Palatino Linotype" w:hAnsi="Palatino Linotype"/>
          <w:color w:val="000000"/>
          <w:shd w:val="clear" w:color="auto" w:fill="FFFFFF"/>
        </w:rPr>
        <w:t>workflow, providing 3 different types of simplification.</w:t>
      </w:r>
    </w:p>
    <w:p w:rsidR="004B6395" w:rsidRDefault="004B6395" w:rsidP="002207FF">
      <w:pPr>
        <w:rPr>
          <w:rFonts w:ascii="Palatino Linotype" w:hAnsi="Palatino Linotype"/>
          <w:color w:val="000000"/>
          <w:shd w:val="clear" w:color="auto" w:fill="FFFFFF"/>
        </w:rPr>
      </w:pPr>
      <w:r w:rsidRPr="00D47129">
        <w:rPr>
          <w:rFonts w:ascii="Palatino Linotype" w:hAnsi="Palatino Linotype"/>
          <w:b/>
          <w:color w:val="000000"/>
          <w:u w:val="single"/>
          <w:shd w:val="clear" w:color="auto" w:fill="FFFFFF"/>
        </w:rPr>
        <w:t>2. Raster Focal Mean</w:t>
      </w:r>
      <w:r>
        <w:rPr>
          <w:rFonts w:ascii="Palatino Linotype" w:hAnsi="Palatino Linotype"/>
          <w:color w:val="000000"/>
          <w:shd w:val="clear" w:color="auto" w:fill="FFFFFF"/>
        </w:rPr>
        <w:t xml:space="preserve"> rasterizes your feature class and performs </w:t>
      </w:r>
      <w:hyperlink r:id="rId12" w:history="1">
        <w:r w:rsidRPr="00A247AF">
          <w:rPr>
            <w:rStyle w:val="Hyperlink"/>
            <w:rFonts w:ascii="Palatino Linotype" w:hAnsi="Palatino Linotype"/>
            <w:shd w:val="clear" w:color="auto" w:fill="FFFFFF"/>
          </w:rPr>
          <w:t>Focal Statistics</w:t>
        </w:r>
      </w:hyperlink>
      <w:r>
        <w:rPr>
          <w:rFonts w:ascii="Palatino Linotype" w:hAnsi="Palatino Linotype"/>
          <w:color w:val="000000"/>
          <w:shd w:val="clear" w:color="auto" w:fill="FFFFFF"/>
        </w:rPr>
        <w:t xml:space="preserve"> (MEAN)</w:t>
      </w:r>
      <w:r w:rsidR="00A247AF">
        <w:rPr>
          <w:rFonts w:ascii="Palatino Linotype" w:hAnsi="Palatino Linotype"/>
          <w:color w:val="000000"/>
          <w:shd w:val="clear" w:color="auto" w:fill="FFFFFF"/>
        </w:rPr>
        <w:t xml:space="preserve"> from </w:t>
      </w:r>
      <w:proofErr w:type="spellStart"/>
      <w:r w:rsidR="00A247AF">
        <w:rPr>
          <w:rFonts w:ascii="Palatino Linotype" w:hAnsi="Palatino Linotype"/>
          <w:color w:val="000000"/>
          <w:shd w:val="clear" w:color="auto" w:fill="FFFFFF"/>
        </w:rPr>
        <w:t>ArcToolbox</w:t>
      </w:r>
      <w:proofErr w:type="spellEnd"/>
      <w:r>
        <w:rPr>
          <w:rFonts w:ascii="Palatino Linotype" w:hAnsi="Palatino Linotype"/>
          <w:color w:val="000000"/>
          <w:shd w:val="clear" w:color="auto" w:fill="FFFFFF"/>
        </w:rPr>
        <w:t xml:space="preserve"> a number of times before converting back to a </w:t>
      </w:r>
      <w:r w:rsidR="00A247AF">
        <w:rPr>
          <w:rFonts w:ascii="Palatino Linotype" w:hAnsi="Palatino Linotype"/>
          <w:color w:val="000000"/>
          <w:shd w:val="clear" w:color="auto" w:fill="FFFFFF"/>
        </w:rPr>
        <w:t xml:space="preserve">polygon </w:t>
      </w:r>
      <w:r>
        <w:rPr>
          <w:rFonts w:ascii="Palatino Linotype" w:hAnsi="Palatino Linotype"/>
          <w:color w:val="000000"/>
          <w:shd w:val="clear" w:color="auto" w:fill="FFFFFF"/>
        </w:rPr>
        <w:t>featu</w:t>
      </w:r>
      <w:r w:rsidR="00A247AF">
        <w:rPr>
          <w:rFonts w:ascii="Palatino Linotype" w:hAnsi="Palatino Linotype"/>
          <w:color w:val="000000"/>
          <w:shd w:val="clear" w:color="auto" w:fill="FFFFFF"/>
        </w:rPr>
        <w:t>re class. This quickly smooths over small variations (features) in your evaluation and round out sharp transitions between features that do remain.</w:t>
      </w:r>
    </w:p>
    <w:p w:rsidR="00A247AF" w:rsidRDefault="00A247AF" w:rsidP="002207FF">
      <w:pPr>
        <w:rPr>
          <w:rFonts w:ascii="Palatino Linotype" w:hAnsi="Palatino Linotype"/>
          <w:color w:val="000000"/>
          <w:shd w:val="clear" w:color="auto" w:fill="FFFFFF"/>
        </w:rPr>
      </w:pPr>
      <w:r w:rsidRPr="00D47129">
        <w:rPr>
          <w:rFonts w:ascii="Palatino Linotype" w:hAnsi="Palatino Linotype"/>
          <w:b/>
          <w:color w:val="000000"/>
          <w:u w:val="single"/>
          <w:shd w:val="clear" w:color="auto" w:fill="FFFFFF"/>
        </w:rPr>
        <w:t>3. Eliminate Assist</w:t>
      </w:r>
      <w:r w:rsidR="004443F5">
        <w:rPr>
          <w:rFonts w:ascii="Palatino Linotype" w:hAnsi="Palatino Linotype"/>
          <w:color w:val="000000"/>
          <w:shd w:val="clear" w:color="auto" w:fill="FFFFFF"/>
        </w:rPr>
        <w:t xml:space="preserve"> performs the </w:t>
      </w:r>
      <w:hyperlink r:id="rId13" w:history="1">
        <w:r w:rsidR="004443F5" w:rsidRPr="004443F5">
          <w:rPr>
            <w:rStyle w:val="Hyperlink"/>
            <w:rFonts w:ascii="Palatino Linotype" w:hAnsi="Palatino Linotype"/>
            <w:shd w:val="clear" w:color="auto" w:fill="FFFFFF"/>
          </w:rPr>
          <w:t>Eliminate</w:t>
        </w:r>
      </w:hyperlink>
      <w:r w:rsidR="004443F5">
        <w:rPr>
          <w:rFonts w:ascii="Palatino Linotype" w:hAnsi="Palatino Linotype"/>
          <w:color w:val="000000"/>
          <w:shd w:val="clear" w:color="auto" w:fill="FFFFFF"/>
        </w:rPr>
        <w:t xml:space="preserve"> tool from </w:t>
      </w:r>
      <w:proofErr w:type="spellStart"/>
      <w:r w:rsidR="004443F5">
        <w:rPr>
          <w:rFonts w:ascii="Palatino Linotype" w:hAnsi="Palatino Linotype"/>
          <w:color w:val="000000"/>
          <w:shd w:val="clear" w:color="auto" w:fill="FFFFFF"/>
        </w:rPr>
        <w:t>ArcToolbox</w:t>
      </w:r>
      <w:proofErr w:type="spellEnd"/>
      <w:r w:rsidR="004443F5">
        <w:rPr>
          <w:rFonts w:ascii="Palatino Linotype" w:hAnsi="Palatino Linotype"/>
          <w:color w:val="000000"/>
          <w:shd w:val="clear" w:color="auto" w:fill="FFFFFF"/>
        </w:rPr>
        <w:t xml:space="preserve"> on your evaluation, which will merge any selected features with their larger neighbors. This pairs well with a Select </w:t>
      </w:r>
      <w:proofErr w:type="gramStart"/>
      <w:r w:rsidR="004443F5">
        <w:rPr>
          <w:rFonts w:ascii="Palatino Linotype" w:hAnsi="Palatino Linotype"/>
          <w:color w:val="000000"/>
          <w:shd w:val="clear" w:color="auto" w:fill="FFFFFF"/>
        </w:rPr>
        <w:t>By</w:t>
      </w:r>
      <w:proofErr w:type="gramEnd"/>
      <w:r w:rsidR="004443F5">
        <w:rPr>
          <w:rFonts w:ascii="Palatino Linotype" w:hAnsi="Palatino Linotype"/>
          <w:color w:val="000000"/>
          <w:shd w:val="clear" w:color="auto" w:fill="FFFFFF"/>
        </w:rPr>
        <w:t xml:space="preserve"> Attribute on the </w:t>
      </w:r>
      <w:proofErr w:type="spellStart"/>
      <w:r w:rsidR="004443F5">
        <w:rPr>
          <w:rFonts w:ascii="Palatino Linotype" w:hAnsi="Palatino Linotype"/>
          <w:color w:val="000000"/>
          <w:shd w:val="clear" w:color="auto" w:fill="FFFFFF"/>
        </w:rPr>
        <w:t>Shape_Area</w:t>
      </w:r>
      <w:proofErr w:type="spellEnd"/>
      <w:r w:rsidR="004443F5">
        <w:rPr>
          <w:rFonts w:ascii="Palatino Linotype" w:hAnsi="Palatino Linotype"/>
          <w:color w:val="000000"/>
          <w:shd w:val="clear" w:color="auto" w:fill="FFFFFF"/>
        </w:rPr>
        <w:t xml:space="preserve"> field (e.g. </w:t>
      </w:r>
      <w:proofErr w:type="spellStart"/>
      <w:r w:rsidR="004443F5">
        <w:rPr>
          <w:rFonts w:ascii="Palatino Linotype" w:hAnsi="Palatino Linotype"/>
          <w:color w:val="000000"/>
          <w:shd w:val="clear" w:color="auto" w:fill="FFFFFF"/>
        </w:rPr>
        <w:t>Shape_Area</w:t>
      </w:r>
      <w:proofErr w:type="spellEnd"/>
      <w:r w:rsidR="004443F5">
        <w:rPr>
          <w:rFonts w:ascii="Palatino Linotype" w:hAnsi="Palatino Linotype"/>
          <w:color w:val="000000"/>
          <w:shd w:val="clear" w:color="auto" w:fill="FFFFFF"/>
        </w:rPr>
        <w:t xml:space="preserve"> &gt; 2500000) to provide a way of quickly eliminating smaller features so that only large features remain. A manual selection can also be used to pinpoint</w:t>
      </w:r>
      <w:r w:rsidR="00FD626B">
        <w:rPr>
          <w:rFonts w:ascii="Palatino Linotype" w:hAnsi="Palatino Linotype"/>
          <w:color w:val="000000"/>
          <w:shd w:val="clear" w:color="auto" w:fill="FFFFFF"/>
        </w:rPr>
        <w:t xml:space="preserve"> exact </w:t>
      </w:r>
      <w:r w:rsidR="004443F5">
        <w:rPr>
          <w:rFonts w:ascii="Palatino Linotype" w:hAnsi="Palatino Linotype"/>
          <w:color w:val="000000"/>
          <w:shd w:val="clear" w:color="auto" w:fill="FFFFFF"/>
        </w:rPr>
        <w:t xml:space="preserve">features </w:t>
      </w:r>
      <w:r w:rsidR="00FD626B">
        <w:rPr>
          <w:rFonts w:ascii="Palatino Linotype" w:hAnsi="Palatino Linotype"/>
          <w:color w:val="000000"/>
          <w:shd w:val="clear" w:color="auto" w:fill="FFFFFF"/>
        </w:rPr>
        <w:t>to remove</w:t>
      </w:r>
      <w:r w:rsidR="004443F5">
        <w:rPr>
          <w:rFonts w:ascii="Palatino Linotype" w:hAnsi="Palatino Linotype"/>
          <w:color w:val="000000"/>
          <w:shd w:val="clear" w:color="auto" w:fill="FFFFFF"/>
        </w:rPr>
        <w:t>.</w:t>
      </w:r>
    </w:p>
    <w:p w:rsidR="00FD626B" w:rsidRDefault="00FD626B" w:rsidP="00FD626B">
      <w:pPr>
        <w:rPr>
          <w:rFonts w:ascii="Palatino Linotype" w:hAnsi="Palatino Linotype"/>
          <w:color w:val="000000"/>
          <w:shd w:val="clear" w:color="auto" w:fill="FFFFFF"/>
        </w:rPr>
      </w:pPr>
      <w:r w:rsidRPr="00D47129">
        <w:rPr>
          <w:rFonts w:ascii="Palatino Linotype" w:hAnsi="Palatino Linotype"/>
          <w:b/>
          <w:color w:val="000000"/>
          <w:u w:val="single"/>
          <w:shd w:val="clear" w:color="auto" w:fill="FFFFFF"/>
        </w:rPr>
        <w:t xml:space="preserve">4. </w:t>
      </w:r>
      <w:r w:rsidR="00B54A74" w:rsidRPr="00D47129">
        <w:rPr>
          <w:rFonts w:ascii="Palatino Linotype" w:hAnsi="Palatino Linotype"/>
          <w:b/>
          <w:color w:val="000000"/>
          <w:u w:val="single"/>
          <w:shd w:val="clear" w:color="auto" w:fill="FFFFFF"/>
        </w:rPr>
        <w:t>Simplify Polygon</w:t>
      </w:r>
      <w:r w:rsidR="008258B7">
        <w:rPr>
          <w:rFonts w:ascii="Palatino Linotype" w:hAnsi="Palatino Linotype"/>
          <w:color w:val="000000"/>
          <w:shd w:val="clear" w:color="auto" w:fill="FFFFFF"/>
        </w:rPr>
        <w:t xml:space="preserve"> tools.</w:t>
      </w:r>
      <w:r>
        <w:rPr>
          <w:rFonts w:ascii="Palatino Linotype" w:hAnsi="Palatino Linotype"/>
          <w:color w:val="000000"/>
          <w:shd w:val="clear" w:color="auto" w:fill="FFFFFF"/>
        </w:rPr>
        <w:t xml:space="preserve"> Where the previous two tools focus on reducing the number of features, these two tools focus specifically on simplifying the polygon geometry (boundaries)</w:t>
      </w:r>
      <w:r w:rsidR="008049B6">
        <w:rPr>
          <w:rFonts w:ascii="Palatino Linotype" w:hAnsi="Palatino Linotype"/>
          <w:color w:val="000000"/>
          <w:shd w:val="clear" w:color="auto" w:fill="FFFFFF"/>
        </w:rPr>
        <w:t xml:space="preserve">, </w:t>
      </w:r>
      <w:r>
        <w:rPr>
          <w:rFonts w:ascii="Palatino Linotype" w:hAnsi="Palatino Linotype"/>
          <w:color w:val="000000"/>
          <w:shd w:val="clear" w:color="auto" w:fill="FFFFFF"/>
        </w:rPr>
        <w:t>as vertex count can also increase the size of shapefile.</w:t>
      </w:r>
      <w:r w:rsidR="00B54A74">
        <w:rPr>
          <w:rFonts w:ascii="Palatino Linotype" w:hAnsi="Palatino Linotype"/>
          <w:color w:val="000000"/>
          <w:shd w:val="clear" w:color="auto" w:fill="FFFFFF"/>
        </w:rPr>
        <w:t xml:space="preserve"> The first tool runs the </w:t>
      </w:r>
      <w:hyperlink r:id="rId14" w:history="1">
        <w:r w:rsidR="00B54A74" w:rsidRPr="00B54A74">
          <w:rPr>
            <w:rStyle w:val="Hyperlink"/>
            <w:rFonts w:ascii="Palatino Linotype" w:hAnsi="Palatino Linotype"/>
            <w:shd w:val="clear" w:color="auto" w:fill="FFFFFF"/>
          </w:rPr>
          <w:t>Simplify Polygon</w:t>
        </w:r>
      </w:hyperlink>
      <w:r w:rsidR="00B54A74">
        <w:rPr>
          <w:rFonts w:ascii="Palatino Linotype" w:hAnsi="Palatino Linotype"/>
          <w:color w:val="000000"/>
          <w:shd w:val="clear" w:color="auto" w:fill="FFFFFF"/>
        </w:rPr>
        <w:t xml:space="preserve"> tool from </w:t>
      </w:r>
      <w:proofErr w:type="spellStart"/>
      <w:r w:rsidR="00B54A74">
        <w:rPr>
          <w:rFonts w:ascii="Palatino Linotype" w:hAnsi="Palatino Linotype"/>
          <w:color w:val="000000"/>
          <w:shd w:val="clear" w:color="auto" w:fill="FFFFFF"/>
        </w:rPr>
        <w:t>ArcToolbox</w:t>
      </w:r>
      <w:proofErr w:type="spellEnd"/>
      <w:r w:rsidR="00B54A74">
        <w:rPr>
          <w:rFonts w:ascii="Palatino Linotype" w:hAnsi="Palatino Linotype"/>
          <w:color w:val="000000"/>
          <w:shd w:val="clear" w:color="auto" w:fill="FFFFFF"/>
        </w:rPr>
        <w:t xml:space="preserve"> and the second cleans topology.</w:t>
      </w:r>
    </w:p>
    <w:p w:rsidR="00CF2184" w:rsidRDefault="00CF2184" w:rsidP="00FD626B">
      <w:pPr>
        <w:rPr>
          <w:rFonts w:ascii="Palatino Linotype" w:hAnsi="Palatino Linotype"/>
          <w:color w:val="000000"/>
          <w:shd w:val="clear" w:color="auto" w:fill="FFFFFF"/>
        </w:rPr>
      </w:pPr>
      <w:r>
        <w:rPr>
          <w:rFonts w:ascii="Palatino Linotype" w:hAnsi="Palatino Linotype"/>
          <w:color w:val="000000"/>
          <w:shd w:val="clear" w:color="auto" w:fill="FFFFFF"/>
        </w:rPr>
        <w:t xml:space="preserve">The recommended order of these tools comes from the fact the </w:t>
      </w:r>
      <w:r>
        <w:rPr>
          <w:rFonts w:ascii="Palatino Linotype" w:hAnsi="Palatino Linotype"/>
          <w:b/>
          <w:color w:val="000000"/>
          <w:shd w:val="clear" w:color="auto" w:fill="FFFFFF"/>
        </w:rPr>
        <w:t>Raster Focal Mean</w:t>
      </w:r>
      <w:r>
        <w:rPr>
          <w:rFonts w:ascii="Palatino Linotype" w:hAnsi="Palatino Linotype"/>
          <w:color w:val="000000"/>
          <w:shd w:val="clear" w:color="auto" w:fill="FFFFFF"/>
        </w:rPr>
        <w:t xml:space="preserve"> quickly reduces the feature count and smooths geometry, making it a good first tool. The </w:t>
      </w:r>
      <w:r w:rsidR="008258B7">
        <w:rPr>
          <w:rFonts w:ascii="Palatino Linotype" w:hAnsi="Palatino Linotype"/>
          <w:b/>
          <w:color w:val="000000"/>
          <w:shd w:val="clear" w:color="auto" w:fill="FFFFFF"/>
        </w:rPr>
        <w:t>Simplify Polygon</w:t>
      </w:r>
      <w:r>
        <w:rPr>
          <w:rFonts w:ascii="Palatino Linotype" w:hAnsi="Palatino Linotype"/>
          <w:color w:val="000000"/>
          <w:shd w:val="clear" w:color="auto" w:fill="FFFFFF"/>
        </w:rPr>
        <w:t xml:space="preserve"> tools work best when there are no small features remaining, making </w:t>
      </w:r>
      <w:r>
        <w:rPr>
          <w:rFonts w:ascii="Palatino Linotype" w:hAnsi="Palatino Linotype"/>
          <w:b/>
          <w:color w:val="000000"/>
          <w:shd w:val="clear" w:color="auto" w:fill="FFFFFF"/>
        </w:rPr>
        <w:t>Eliminate Assist</w:t>
      </w:r>
      <w:r>
        <w:rPr>
          <w:rFonts w:ascii="Palatino Linotype" w:hAnsi="Palatino Linotype"/>
          <w:color w:val="000000"/>
          <w:shd w:val="clear" w:color="auto" w:fill="FFFFFF"/>
        </w:rPr>
        <w:t xml:space="preserve"> good to run before that. The </w:t>
      </w:r>
      <w:r>
        <w:rPr>
          <w:rFonts w:ascii="Palatino Linotype" w:hAnsi="Palatino Linotype"/>
          <w:b/>
          <w:color w:val="000000"/>
          <w:shd w:val="clear" w:color="auto" w:fill="FFFFFF"/>
        </w:rPr>
        <w:t>Simplify Polygon</w:t>
      </w:r>
      <w:r>
        <w:rPr>
          <w:rFonts w:ascii="Palatino Linotype" w:hAnsi="Palatino Linotype"/>
          <w:color w:val="000000"/>
          <w:shd w:val="clear" w:color="auto" w:fill="FFFFFF"/>
        </w:rPr>
        <w:t xml:space="preserve"> tools also clean up the grid cell-like boundaries of polygons left over from the rasterization from </w:t>
      </w:r>
      <w:r>
        <w:rPr>
          <w:rFonts w:ascii="Palatino Linotype" w:hAnsi="Palatino Linotype"/>
          <w:b/>
          <w:color w:val="000000"/>
          <w:shd w:val="clear" w:color="auto" w:fill="FFFFFF"/>
        </w:rPr>
        <w:t>Raster Focal Mean</w:t>
      </w:r>
      <w:r>
        <w:rPr>
          <w:rFonts w:ascii="Palatino Linotype" w:hAnsi="Palatino Linotype"/>
          <w:color w:val="000000"/>
          <w:shd w:val="clear" w:color="auto" w:fill="FFFFFF"/>
        </w:rPr>
        <w:t xml:space="preserve">, making them recommended to run after that anyways. You can also run additional </w:t>
      </w:r>
      <w:r>
        <w:rPr>
          <w:rFonts w:ascii="Palatino Linotype" w:hAnsi="Palatino Linotype"/>
          <w:b/>
          <w:color w:val="000000"/>
          <w:shd w:val="clear" w:color="auto" w:fill="FFFFFF"/>
        </w:rPr>
        <w:t>Eliminate Assist</w:t>
      </w:r>
      <w:r>
        <w:rPr>
          <w:rFonts w:ascii="Palatino Linotype" w:hAnsi="Palatino Linotype"/>
          <w:color w:val="000000"/>
          <w:shd w:val="clear" w:color="auto" w:fill="FFFFFF"/>
        </w:rPr>
        <w:t xml:space="preserve">s after </w:t>
      </w:r>
      <w:r w:rsidR="008258B7">
        <w:rPr>
          <w:rFonts w:ascii="Palatino Linotype" w:hAnsi="Palatino Linotype"/>
          <w:color w:val="000000"/>
          <w:shd w:val="clear" w:color="auto" w:fill="FFFFFF"/>
        </w:rPr>
        <w:t xml:space="preserve">the </w:t>
      </w:r>
      <w:r>
        <w:rPr>
          <w:rFonts w:ascii="Palatino Linotype" w:hAnsi="Palatino Linotype"/>
          <w:b/>
          <w:color w:val="000000"/>
          <w:shd w:val="clear" w:color="auto" w:fill="FFFFFF"/>
        </w:rPr>
        <w:t>Simplify Polygon</w:t>
      </w:r>
      <w:r w:rsidR="008258B7">
        <w:rPr>
          <w:rFonts w:ascii="Palatino Linotype" w:hAnsi="Palatino Linotype"/>
          <w:b/>
          <w:color w:val="000000"/>
          <w:shd w:val="clear" w:color="auto" w:fill="FFFFFF"/>
        </w:rPr>
        <w:t xml:space="preserve"> </w:t>
      </w:r>
      <w:r w:rsidR="008258B7">
        <w:rPr>
          <w:rFonts w:ascii="Palatino Linotype" w:hAnsi="Palatino Linotype"/>
          <w:color w:val="000000"/>
          <w:shd w:val="clear" w:color="auto" w:fill="FFFFFF"/>
        </w:rPr>
        <w:t>tools</w:t>
      </w:r>
      <w:r>
        <w:rPr>
          <w:rFonts w:ascii="Palatino Linotype" w:hAnsi="Palatino Linotype"/>
          <w:color w:val="000000"/>
          <w:shd w:val="clear" w:color="auto" w:fill="FFFFFF"/>
        </w:rPr>
        <w:t xml:space="preserve">, but you should </w:t>
      </w:r>
      <w:r w:rsidRPr="003178A1">
        <w:rPr>
          <w:rFonts w:ascii="Palatino Linotype" w:hAnsi="Palatino Linotype"/>
          <w:i/>
          <w:color w:val="000000"/>
          <w:shd w:val="clear" w:color="auto" w:fill="FFFFFF"/>
        </w:rPr>
        <w:t>not</w:t>
      </w:r>
      <w:r>
        <w:rPr>
          <w:rFonts w:ascii="Palatino Linotype" w:hAnsi="Palatino Linotype"/>
          <w:color w:val="000000"/>
          <w:shd w:val="clear" w:color="auto" w:fill="FFFFFF"/>
        </w:rPr>
        <w:t xml:space="preserve"> end your workflow on </w:t>
      </w:r>
      <w:r>
        <w:rPr>
          <w:rFonts w:ascii="Palatino Linotype" w:hAnsi="Palatino Linotype"/>
          <w:b/>
          <w:color w:val="000000"/>
          <w:shd w:val="clear" w:color="auto" w:fill="FFFFFF"/>
        </w:rPr>
        <w:t>Raster Focal Mean</w:t>
      </w:r>
      <w:r w:rsidR="008258B7">
        <w:rPr>
          <w:rFonts w:ascii="Palatino Linotype" w:hAnsi="Palatino Linotype"/>
          <w:color w:val="000000"/>
          <w:shd w:val="clear" w:color="auto" w:fill="FFFFFF"/>
        </w:rPr>
        <w:t xml:space="preserve"> – or, rather, not end your workflow without running the </w:t>
      </w:r>
      <w:r w:rsidR="008258B7">
        <w:rPr>
          <w:rFonts w:ascii="Palatino Linotype" w:hAnsi="Palatino Linotype"/>
          <w:b/>
          <w:color w:val="000000"/>
          <w:shd w:val="clear" w:color="auto" w:fill="FFFFFF"/>
        </w:rPr>
        <w:t>Simplify Polygon</w:t>
      </w:r>
      <w:r w:rsidR="008258B7">
        <w:rPr>
          <w:rFonts w:ascii="Palatino Linotype" w:hAnsi="Palatino Linotype"/>
          <w:color w:val="000000"/>
          <w:shd w:val="clear" w:color="auto" w:fill="FFFFFF"/>
        </w:rPr>
        <w:t xml:space="preserve"> after your most recent </w:t>
      </w:r>
      <w:r w:rsidR="00E70042">
        <w:rPr>
          <w:rFonts w:ascii="Palatino Linotype" w:hAnsi="Palatino Linotype"/>
          <w:b/>
          <w:color w:val="000000"/>
          <w:shd w:val="clear" w:color="auto" w:fill="FFFFFF"/>
        </w:rPr>
        <w:t xml:space="preserve">Raster Focal </w:t>
      </w:r>
      <w:r w:rsidR="00E70042" w:rsidRPr="00E70042">
        <w:rPr>
          <w:rFonts w:ascii="Palatino Linotype" w:hAnsi="Palatino Linotype"/>
          <w:b/>
          <w:color w:val="000000"/>
          <w:shd w:val="clear" w:color="auto" w:fill="FFFFFF"/>
        </w:rPr>
        <w:t>Mean</w:t>
      </w:r>
      <w:r w:rsidR="00E70042">
        <w:rPr>
          <w:rFonts w:ascii="Palatino Linotype" w:hAnsi="Palatino Linotype"/>
          <w:color w:val="000000"/>
          <w:shd w:val="clear" w:color="auto" w:fill="FFFFFF"/>
        </w:rPr>
        <w:t xml:space="preserve"> – </w:t>
      </w:r>
      <w:r w:rsidR="003178A1" w:rsidRPr="00E70042">
        <w:rPr>
          <w:rFonts w:ascii="Palatino Linotype" w:hAnsi="Palatino Linotype"/>
          <w:color w:val="000000"/>
          <w:shd w:val="clear" w:color="auto" w:fill="FFFFFF"/>
        </w:rPr>
        <w:t>for</w:t>
      </w:r>
      <w:r w:rsidR="003178A1">
        <w:rPr>
          <w:rFonts w:ascii="Palatino Linotype" w:hAnsi="Palatino Linotype"/>
          <w:color w:val="000000"/>
          <w:shd w:val="clear" w:color="auto" w:fill="FFFFFF"/>
        </w:rPr>
        <w:t xml:space="preserve"> the reason just mentioned.</w:t>
      </w:r>
    </w:p>
    <w:p w:rsidR="00424F9D" w:rsidRDefault="00424F9D" w:rsidP="00FD626B">
      <w:pPr>
        <w:rPr>
          <w:rFonts w:ascii="Palatino Linotype" w:hAnsi="Palatino Linotype"/>
          <w:color w:val="000000"/>
          <w:shd w:val="clear" w:color="auto" w:fill="FFFFFF"/>
        </w:rPr>
      </w:pPr>
      <w:r>
        <w:rPr>
          <w:rFonts w:ascii="Palatino Linotype" w:hAnsi="Palatino Linotype"/>
          <w:color w:val="000000"/>
          <w:shd w:val="clear" w:color="auto" w:fill="FFFFFF"/>
        </w:rPr>
        <w:lastRenderedPageBreak/>
        <w:t xml:space="preserve">It is also worth mentioning that each of the tools have topology cleanup functions in them as well, making them generally preferred over running the referenced tools directly from </w:t>
      </w:r>
      <w:proofErr w:type="spellStart"/>
      <w:r>
        <w:rPr>
          <w:rFonts w:ascii="Palatino Linotype" w:hAnsi="Palatino Linotype"/>
          <w:color w:val="000000"/>
          <w:shd w:val="clear" w:color="auto" w:fill="FFFFFF"/>
        </w:rPr>
        <w:t>ArcToolbox</w:t>
      </w:r>
      <w:proofErr w:type="spellEnd"/>
      <w:r>
        <w:rPr>
          <w:rFonts w:ascii="Palatino Linotype" w:hAnsi="Palatino Linotype"/>
          <w:color w:val="000000"/>
          <w:shd w:val="clear" w:color="auto" w:fill="FFFFFF"/>
        </w:rPr>
        <w:t>. For example,</w:t>
      </w:r>
      <w:r w:rsidRPr="00424F9D">
        <w:rPr>
          <w:rFonts w:ascii="Palatino Linotype" w:hAnsi="Palatino Linotype"/>
          <w:b/>
          <w:color w:val="000000"/>
          <w:shd w:val="clear" w:color="auto" w:fill="FFFFFF"/>
        </w:rPr>
        <w:t xml:space="preserve"> </w:t>
      </w:r>
      <w:r>
        <w:rPr>
          <w:rFonts w:ascii="Palatino Linotype" w:hAnsi="Palatino Linotype"/>
          <w:b/>
          <w:color w:val="000000"/>
          <w:shd w:val="clear" w:color="auto" w:fill="FFFFFF"/>
        </w:rPr>
        <w:t xml:space="preserve">5. Pass </w:t>
      </w:r>
      <w:proofErr w:type="gramStart"/>
      <w:r>
        <w:rPr>
          <w:rFonts w:ascii="Palatino Linotype" w:hAnsi="Palatino Linotype"/>
          <w:b/>
          <w:color w:val="000000"/>
          <w:shd w:val="clear" w:color="auto" w:fill="FFFFFF"/>
        </w:rPr>
        <w:t>Through</w:t>
      </w:r>
      <w:proofErr w:type="gramEnd"/>
      <w:r>
        <w:rPr>
          <w:rFonts w:ascii="Palatino Linotype" w:hAnsi="Palatino Linotype"/>
          <w:b/>
          <w:color w:val="000000"/>
          <w:shd w:val="clear" w:color="auto" w:fill="FFFFFF"/>
        </w:rPr>
        <w:t xml:space="preserve"> Features</w:t>
      </w:r>
      <w:r>
        <w:rPr>
          <w:rFonts w:ascii="Palatino Linotype" w:hAnsi="Palatino Linotype"/>
          <w:color w:val="000000"/>
          <w:shd w:val="clear" w:color="auto" w:fill="FFFFFF"/>
        </w:rPr>
        <w:t xml:space="preserve"> is sometimes useful if you want to a preserve a small or highly detailed feature from a previous step by bringing it into your current (or final) step. It ensures that the </w:t>
      </w:r>
      <w:r w:rsidR="00E70042">
        <w:rPr>
          <w:rFonts w:ascii="Palatino Linotype" w:hAnsi="Palatino Linotype"/>
          <w:color w:val="000000"/>
          <w:shd w:val="clear" w:color="auto" w:fill="FFFFFF"/>
        </w:rPr>
        <w:t>area</w:t>
      </w:r>
      <w:r>
        <w:rPr>
          <w:rFonts w:ascii="Palatino Linotype" w:hAnsi="Palatino Linotype"/>
          <w:color w:val="000000"/>
          <w:shd w:val="clear" w:color="auto" w:fill="FFFFFF"/>
        </w:rPr>
        <w:t xml:space="preserve"> where this new feature is</w:t>
      </w:r>
      <w:r w:rsidR="00282799">
        <w:rPr>
          <w:rFonts w:ascii="Palatino Linotype" w:hAnsi="Palatino Linotype"/>
          <w:color w:val="000000"/>
          <w:shd w:val="clear" w:color="auto" w:fill="FFFFFF"/>
        </w:rPr>
        <w:t xml:space="preserve"> being</w:t>
      </w:r>
      <w:r>
        <w:rPr>
          <w:rFonts w:ascii="Palatino Linotype" w:hAnsi="Palatino Linotype"/>
          <w:color w:val="000000"/>
          <w:shd w:val="clear" w:color="auto" w:fill="FFFFFF"/>
        </w:rPr>
        <w:t xml:space="preserve"> added </w:t>
      </w:r>
      <w:r w:rsidR="00E70042">
        <w:rPr>
          <w:rFonts w:ascii="Palatino Linotype" w:hAnsi="Palatino Linotype"/>
          <w:color w:val="000000"/>
          <w:shd w:val="clear" w:color="auto" w:fill="FFFFFF"/>
        </w:rPr>
        <w:t>is erased to prevent overlap</w:t>
      </w:r>
      <w:r>
        <w:rPr>
          <w:rFonts w:ascii="Palatino Linotype" w:hAnsi="Palatino Linotype"/>
          <w:color w:val="000000"/>
          <w:shd w:val="clear" w:color="auto" w:fill="FFFFFF"/>
        </w:rPr>
        <w:t xml:space="preserve"> and also checks if it can be merged with a now-neighboring feature of the same color, helping to reduce feature </w:t>
      </w:r>
      <w:r w:rsidR="008258B7">
        <w:rPr>
          <w:rFonts w:ascii="Palatino Linotype" w:hAnsi="Palatino Linotype"/>
          <w:color w:val="000000"/>
          <w:shd w:val="clear" w:color="auto" w:fill="FFFFFF"/>
        </w:rPr>
        <w:t>count.</w:t>
      </w:r>
    </w:p>
    <w:p w:rsidR="00D001AB" w:rsidRDefault="00D349AD" w:rsidP="00530851">
      <w:pPr>
        <w:rPr>
          <w:rFonts w:ascii="Palatino Linotype" w:hAnsi="Palatino Linotype"/>
          <w:color w:val="000000"/>
          <w:shd w:val="clear" w:color="auto" w:fill="FFFFFF"/>
        </w:rPr>
      </w:pPr>
      <w:r>
        <w:rPr>
          <w:rFonts w:ascii="Palatino Linotype" w:hAnsi="Palatino Linotype"/>
          <w:color w:val="000000"/>
          <w:shd w:val="clear" w:color="auto" w:fill="FFFFFF"/>
        </w:rPr>
        <w:t xml:space="preserve">Finally, </w:t>
      </w:r>
      <w:r>
        <w:rPr>
          <w:rFonts w:ascii="Palatino Linotype" w:hAnsi="Palatino Linotype"/>
          <w:b/>
          <w:color w:val="000000"/>
          <w:shd w:val="clear" w:color="auto" w:fill="FFFFFF"/>
        </w:rPr>
        <w:t>6. Evaluation Area Statistics</w:t>
      </w:r>
      <w:r>
        <w:rPr>
          <w:rFonts w:ascii="Palatino Linotype" w:hAnsi="Palatino Linotype"/>
          <w:color w:val="000000"/>
          <w:shd w:val="clear" w:color="auto" w:fill="FFFFFF"/>
        </w:rPr>
        <w:t xml:space="preserve"> </w:t>
      </w:r>
      <w:r w:rsidR="007C4C9E">
        <w:rPr>
          <w:rFonts w:ascii="Palatino Linotype" w:hAnsi="Palatino Linotype"/>
          <w:color w:val="000000"/>
          <w:shd w:val="clear" w:color="auto" w:fill="FFFFFF"/>
        </w:rPr>
        <w:t xml:space="preserve">returns a separate table and </w:t>
      </w:r>
      <w:r>
        <w:rPr>
          <w:rFonts w:ascii="Palatino Linotype" w:hAnsi="Palatino Linotype"/>
          <w:color w:val="000000"/>
          <w:shd w:val="clear" w:color="auto" w:fill="FFFFFF"/>
        </w:rPr>
        <w:t xml:space="preserve">is useful to run on your </w:t>
      </w:r>
      <w:r w:rsidR="007C4C9E">
        <w:rPr>
          <w:rFonts w:ascii="Palatino Linotype" w:hAnsi="Palatino Linotype"/>
          <w:color w:val="000000"/>
          <w:shd w:val="clear" w:color="auto" w:fill="FFFFFF"/>
        </w:rPr>
        <w:t xml:space="preserve">final simplified feature class and also on your first feature class (output from </w:t>
      </w:r>
      <w:r w:rsidR="007C4C9E">
        <w:rPr>
          <w:rFonts w:ascii="Palatino Linotype" w:hAnsi="Palatino Linotype"/>
          <w:b/>
          <w:color w:val="000000"/>
          <w:shd w:val="clear" w:color="auto" w:fill="FFFFFF"/>
        </w:rPr>
        <w:t>1. Create Initial Evaluation</w:t>
      </w:r>
      <w:r w:rsidR="007C4C9E">
        <w:rPr>
          <w:rFonts w:ascii="Palatino Linotype" w:hAnsi="Palatino Linotype"/>
          <w:color w:val="000000"/>
          <w:shd w:val="clear" w:color="auto" w:fill="FFFFFF"/>
        </w:rPr>
        <w:t>). This can help you determine</w:t>
      </w:r>
      <w:r w:rsidR="00D279EA">
        <w:rPr>
          <w:rFonts w:ascii="Palatino Linotype" w:hAnsi="Palatino Linotype"/>
          <w:color w:val="000000"/>
          <w:shd w:val="clear" w:color="auto" w:fill="FFFFFF"/>
        </w:rPr>
        <w:t>, for example,</w:t>
      </w:r>
      <w:r w:rsidR="007C4C9E">
        <w:rPr>
          <w:rFonts w:ascii="Palatino Linotype" w:hAnsi="Palatino Linotype"/>
          <w:color w:val="000000"/>
          <w:shd w:val="clear" w:color="auto" w:fill="FFFFFF"/>
        </w:rPr>
        <w:t xml:space="preserve"> if your simplification process has selectively changed the percentage area of a certain color within your study area</w:t>
      </w:r>
      <w:r w:rsidR="00D279EA">
        <w:rPr>
          <w:rFonts w:ascii="Palatino Linotype" w:hAnsi="Palatino Linotype"/>
          <w:color w:val="000000"/>
          <w:shd w:val="clear" w:color="auto" w:fill="FFFFFF"/>
        </w:rPr>
        <w:t xml:space="preserve"> (if it has “lost ground” in the process),</w:t>
      </w:r>
      <w:r w:rsidR="007C4C9E">
        <w:rPr>
          <w:rFonts w:ascii="Palatino Linotype" w:hAnsi="Palatino Linotype"/>
          <w:color w:val="000000"/>
          <w:shd w:val="clear" w:color="auto" w:fill="FFFFFF"/>
        </w:rPr>
        <w:t xml:space="preserve"> to assess how well your simplified version</w:t>
      </w:r>
      <w:r w:rsidR="00FC2E05">
        <w:rPr>
          <w:rFonts w:ascii="Palatino Linotype" w:hAnsi="Palatino Linotype"/>
          <w:color w:val="000000"/>
          <w:shd w:val="clear" w:color="auto" w:fill="FFFFFF"/>
        </w:rPr>
        <w:t xml:space="preserve"> accurately</w:t>
      </w:r>
      <w:r w:rsidR="007C4C9E">
        <w:rPr>
          <w:rFonts w:ascii="Palatino Linotype" w:hAnsi="Palatino Linotype"/>
          <w:color w:val="000000"/>
          <w:shd w:val="clear" w:color="auto" w:fill="FFFFFF"/>
        </w:rPr>
        <w:t xml:space="preserve"> preserves the important trends from your original evaluation.</w:t>
      </w:r>
    </w:p>
    <w:p w:rsidR="00430A99" w:rsidRDefault="00430A99" w:rsidP="00530851">
      <w:pPr>
        <w:rPr>
          <w:rFonts w:ascii="Palatino Linotype" w:hAnsi="Palatino Linotype"/>
          <w:color w:val="000000"/>
          <w:shd w:val="clear" w:color="auto" w:fill="FFFFFF"/>
        </w:rPr>
      </w:pPr>
      <w:r>
        <w:rPr>
          <w:rFonts w:ascii="Palatino Linotype" w:hAnsi="Palatino Linotype"/>
          <w:color w:val="000000"/>
          <w:shd w:val="clear" w:color="auto" w:fill="FFFFFF"/>
        </w:rPr>
        <w:t>The tools all make use of the scratch geodatabase (</w:t>
      </w:r>
      <w:proofErr w:type="spellStart"/>
      <w:r>
        <w:rPr>
          <w:rFonts w:ascii="Palatino Linotype" w:hAnsi="Palatino Linotype"/>
          <w:color w:val="000000"/>
          <w:shd w:val="clear" w:color="auto" w:fill="FFFFFF"/>
        </w:rPr>
        <w:t>scratch.gdb</w:t>
      </w:r>
      <w:proofErr w:type="spellEnd"/>
      <w:r>
        <w:rPr>
          <w:rFonts w:ascii="Palatino Linotype" w:hAnsi="Palatino Linotype"/>
          <w:color w:val="000000"/>
          <w:shd w:val="clear" w:color="auto" w:fill="FFFFFF"/>
        </w:rPr>
        <w:t>) to ensure that intermediate datasets do not clash with your working geodatabase and do not have to connect to an ArcSDE geodatabase if you are using one.</w:t>
      </w:r>
      <w:r w:rsidR="00592F2A">
        <w:rPr>
          <w:rFonts w:ascii="Palatino Linotype" w:hAnsi="Palatino Linotype"/>
          <w:color w:val="000000"/>
          <w:shd w:val="clear" w:color="auto" w:fill="FFFFFF"/>
        </w:rPr>
        <w:t xml:space="preserve"> Your evaluation will also be converted to the Evaluation Template schema during the </w:t>
      </w:r>
      <w:r w:rsidR="00592F2A">
        <w:rPr>
          <w:rFonts w:ascii="Palatino Linotype" w:hAnsi="Palatino Linotype"/>
          <w:b/>
          <w:color w:val="000000"/>
          <w:shd w:val="clear" w:color="auto" w:fill="FFFFFF"/>
        </w:rPr>
        <w:t>1. Create Initial Evaluation</w:t>
      </w:r>
      <w:r w:rsidR="00592F2A">
        <w:rPr>
          <w:rFonts w:ascii="Palatino Linotype" w:hAnsi="Palatino Linotype"/>
          <w:color w:val="000000"/>
          <w:shd w:val="clear" w:color="auto" w:fill="FFFFFF"/>
        </w:rPr>
        <w:t xml:space="preserve"> tool, which is minimalist for performance’s sake and can be previewed in the scratch geodatabase. Using this feature class as a template is essential as many of the tools work off of certain fields that they expect, so do not skip the </w:t>
      </w:r>
      <w:r w:rsidR="00592F2A">
        <w:rPr>
          <w:rFonts w:ascii="Palatino Linotype" w:hAnsi="Palatino Linotype"/>
          <w:b/>
          <w:color w:val="000000"/>
          <w:shd w:val="clear" w:color="auto" w:fill="FFFFFF"/>
        </w:rPr>
        <w:t>1. Create Initial Evaluation</w:t>
      </w:r>
      <w:r w:rsidR="004C3019">
        <w:rPr>
          <w:rFonts w:ascii="Palatino Linotype" w:hAnsi="Palatino Linotype"/>
          <w:color w:val="000000"/>
          <w:shd w:val="clear" w:color="auto" w:fill="FFFFFF"/>
        </w:rPr>
        <w:t xml:space="preserve"> tool or add or remove any additional fields afterwards, at least until you are done with the</w:t>
      </w:r>
      <w:r w:rsidR="00F859E0">
        <w:rPr>
          <w:rFonts w:ascii="Palatino Linotype" w:hAnsi="Palatino Linotype"/>
          <w:color w:val="000000"/>
          <w:shd w:val="clear" w:color="auto" w:fill="FFFFFF"/>
        </w:rPr>
        <w:t xml:space="preserve"> simplification toolbox.</w:t>
      </w:r>
    </w:p>
    <w:p w:rsidR="00E23B80" w:rsidRDefault="00E23B80" w:rsidP="00530851">
      <w:pPr>
        <w:rPr>
          <w:rFonts w:ascii="Palatino Linotype" w:hAnsi="Palatino Linotype"/>
          <w:color w:val="000000"/>
          <w:shd w:val="clear" w:color="auto" w:fill="FFFFFF"/>
        </w:rPr>
      </w:pPr>
      <w:r>
        <w:rPr>
          <w:rFonts w:ascii="Palatino Linotype" w:hAnsi="Palatino Linotype"/>
          <w:color w:val="000000"/>
          <w:shd w:val="clear" w:color="auto" w:fill="FFFFFF"/>
        </w:rPr>
        <w:t>Finally, the tools all have extensive metadata and tooltips that can help with usage.</w:t>
      </w:r>
      <w:r w:rsidR="004940D1">
        <w:rPr>
          <w:rFonts w:ascii="Palatino Linotype" w:hAnsi="Palatino Linotype"/>
          <w:color w:val="000000"/>
          <w:shd w:val="clear" w:color="auto" w:fill="FFFFFF"/>
        </w:rPr>
        <w:t xml:space="preserve"> Right-click any tool in the toolbox and go to Item Description for details about it.</w:t>
      </w:r>
    </w:p>
    <w:p w:rsidR="00D001AB" w:rsidRDefault="004940D1" w:rsidP="004940D1">
      <w:pPr>
        <w:jc w:val="center"/>
        <w:rPr>
          <w:rFonts w:ascii="Palatino Linotype" w:hAnsi="Palatino Linotype"/>
          <w:color w:val="000000"/>
          <w:shd w:val="clear" w:color="auto" w:fill="FFFFFF"/>
        </w:rPr>
      </w:pPr>
      <w:r>
        <w:rPr>
          <w:rFonts w:ascii="Palatino Linotype" w:hAnsi="Palatino Linotype"/>
          <w:noProof/>
          <w:color w:val="000000"/>
          <w:shd w:val="clear" w:color="auto" w:fill="FFFFFF"/>
        </w:rPr>
        <w:drawing>
          <wp:inline distT="0" distB="0" distL="0" distR="0" wp14:anchorId="575A284A" wp14:editId="38C880E4">
            <wp:extent cx="1456496" cy="25162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_MetadataMenu.png"/>
                    <pic:cNvPicPr/>
                  </pic:nvPicPr>
                  <pic:blipFill>
                    <a:blip r:embed="rId15">
                      <a:extLst>
                        <a:ext uri="{28A0092B-C50C-407E-A947-70E740481C1C}">
                          <a14:useLocalDpi xmlns:a14="http://schemas.microsoft.com/office/drawing/2010/main" val="0"/>
                        </a:ext>
                      </a:extLst>
                    </a:blip>
                    <a:stretch>
                      <a:fillRect/>
                    </a:stretch>
                  </pic:blipFill>
                  <pic:spPr>
                    <a:xfrm>
                      <a:off x="0" y="0"/>
                      <a:ext cx="1477562" cy="2552602"/>
                    </a:xfrm>
                    <a:prstGeom prst="rect">
                      <a:avLst/>
                    </a:prstGeom>
                  </pic:spPr>
                </pic:pic>
              </a:graphicData>
            </a:graphic>
          </wp:inline>
        </w:drawing>
      </w:r>
      <w:r>
        <w:rPr>
          <w:rFonts w:ascii="Palatino Linotype" w:hAnsi="Palatino Linotype"/>
          <w:color w:val="000000"/>
          <w:shd w:val="clear" w:color="auto" w:fill="FFFFFF"/>
        </w:rPr>
        <w:tab/>
      </w:r>
      <w:r w:rsidRPr="004940D1">
        <w:rPr>
          <w:rFonts w:ascii="Palatino Linotype" w:hAnsi="Palatino Linotype"/>
          <w:color w:val="000000"/>
          <w:shd w:val="clear" w:color="auto" w:fill="FFFFFF"/>
        </w:rPr>
        <w:sym w:font="Wingdings" w:char="F0E0"/>
      </w:r>
      <w:r>
        <w:rPr>
          <w:rFonts w:ascii="Palatino Linotype" w:hAnsi="Palatino Linotype"/>
          <w:color w:val="000000"/>
          <w:shd w:val="clear" w:color="auto" w:fill="FFFFFF"/>
        </w:rPr>
        <w:tab/>
      </w:r>
      <w:r>
        <w:rPr>
          <w:rFonts w:ascii="Palatino Linotype" w:hAnsi="Palatino Linotype"/>
          <w:noProof/>
          <w:color w:val="000000"/>
          <w:shd w:val="clear" w:color="auto" w:fill="FFFFFF"/>
        </w:rPr>
        <w:drawing>
          <wp:inline distT="0" distB="0" distL="0" distR="0" wp14:anchorId="7F0574C7" wp14:editId="0F5E0137">
            <wp:extent cx="3390900" cy="252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_MetadataMetadat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12403" cy="2537791"/>
                    </a:xfrm>
                    <a:prstGeom prst="rect">
                      <a:avLst/>
                    </a:prstGeom>
                  </pic:spPr>
                </pic:pic>
              </a:graphicData>
            </a:graphic>
          </wp:inline>
        </w:drawing>
      </w:r>
    </w:p>
    <w:p w:rsidR="00D001AB" w:rsidRPr="00783426" w:rsidRDefault="00D001AB" w:rsidP="00D001AB">
      <w:pPr>
        <w:rPr>
          <w:rFonts w:ascii="Palatino Linotype" w:hAnsi="Palatino Linotype"/>
          <w:b/>
          <w:color w:val="000000"/>
          <w:sz w:val="28"/>
          <w:szCs w:val="28"/>
        </w:rPr>
      </w:pPr>
      <w:r>
        <w:rPr>
          <w:rFonts w:ascii="Palatino Linotype" w:hAnsi="Palatino Linotype"/>
          <w:b/>
          <w:color w:val="000000"/>
          <w:sz w:val="28"/>
          <w:szCs w:val="28"/>
          <w:lang w:eastAsia="zh-CN"/>
        </w:rPr>
        <w:lastRenderedPageBreak/>
        <w:t>4</w:t>
      </w:r>
      <w:r w:rsidRPr="007F4E11">
        <w:rPr>
          <w:rFonts w:ascii="Palatino Linotype" w:hAnsi="Palatino Linotype"/>
          <w:b/>
          <w:color w:val="000000"/>
          <w:sz w:val="28"/>
          <w:szCs w:val="28"/>
          <w:lang w:eastAsia="zh-CN"/>
        </w:rPr>
        <w:t xml:space="preserve">. </w:t>
      </w:r>
      <w:r>
        <w:rPr>
          <w:rFonts w:ascii="Palatino Linotype" w:hAnsi="Palatino Linotype"/>
          <w:b/>
          <w:color w:val="000000"/>
          <w:sz w:val="28"/>
          <w:szCs w:val="28"/>
          <w:lang w:eastAsia="zh-CN"/>
        </w:rPr>
        <w:t xml:space="preserve">Data </w:t>
      </w:r>
      <w:r>
        <w:rPr>
          <w:rFonts w:ascii="Palatino Linotype" w:hAnsi="Palatino Linotype"/>
          <w:b/>
          <w:color w:val="000000"/>
          <w:sz w:val="28"/>
          <w:szCs w:val="28"/>
        </w:rPr>
        <w:t>Preparation</w:t>
      </w:r>
    </w:p>
    <w:p w:rsidR="0033062D" w:rsidRPr="007F4E11" w:rsidRDefault="0033062D" w:rsidP="0033062D">
      <w:pPr>
        <w:rPr>
          <w:rFonts w:ascii="Palatino Linotype" w:hAnsi="Palatino Linotype"/>
          <w:b/>
          <w:color w:val="000000"/>
          <w:u w:val="single"/>
        </w:rPr>
      </w:pPr>
      <w:r>
        <w:rPr>
          <w:rFonts w:ascii="Palatino Linotype" w:hAnsi="Palatino Linotype"/>
          <w:b/>
          <w:color w:val="000000"/>
          <w:u w:val="single"/>
        </w:rPr>
        <w:t>Preliminary</w:t>
      </w:r>
    </w:p>
    <w:p w:rsidR="0033062D" w:rsidRPr="0033062D" w:rsidRDefault="0033062D" w:rsidP="0033062D">
      <w:pPr>
        <w:rPr>
          <w:rFonts w:ascii="Palatino Linotype" w:hAnsi="Palatino Linotype"/>
          <w:color w:val="000000"/>
          <w:shd w:val="clear" w:color="auto" w:fill="FFFFFF"/>
        </w:rPr>
      </w:pPr>
      <w:r>
        <w:rPr>
          <w:rFonts w:ascii="Palatino Linotype" w:hAnsi="Palatino Linotype"/>
          <w:color w:val="000000"/>
          <w:shd w:val="clear" w:color="auto" w:fill="FFFFFF"/>
        </w:rPr>
        <w:t>The tools are most easily run from within ArcMap so that you can see the results of each step and compare output from different steps of the workflow</w:t>
      </w:r>
      <w:r w:rsidRPr="0033062D">
        <w:rPr>
          <w:rFonts w:ascii="Palatino Linotype" w:hAnsi="Palatino Linotype"/>
          <w:color w:val="000000"/>
          <w:shd w:val="clear" w:color="auto" w:fill="FFFFFF"/>
        </w:rPr>
        <w:t xml:space="preserve"> </w:t>
      </w:r>
      <w:r>
        <w:rPr>
          <w:rFonts w:ascii="Palatino Linotype" w:hAnsi="Palatino Linotype"/>
          <w:color w:val="000000"/>
          <w:shd w:val="clear" w:color="auto" w:fill="FFFFFF"/>
        </w:rPr>
        <w:t xml:space="preserve">using the red-to-green symbology. There is a map document </w:t>
      </w:r>
      <w:proofErr w:type="spellStart"/>
      <w:r>
        <w:rPr>
          <w:rFonts w:ascii="Palatino Linotype" w:hAnsi="Palatino Linotype"/>
          <w:b/>
          <w:color w:val="000000"/>
          <w:shd w:val="clear" w:color="auto" w:fill="FFFFFF"/>
        </w:rPr>
        <w:t>EvaluationSimplification_Template.mxd</w:t>
      </w:r>
      <w:proofErr w:type="spellEnd"/>
      <w:r>
        <w:rPr>
          <w:rFonts w:ascii="Palatino Linotype" w:hAnsi="Palatino Linotype"/>
          <w:color w:val="000000"/>
          <w:shd w:val="clear" w:color="auto" w:fill="FFFFFF"/>
        </w:rPr>
        <w:t xml:space="preserve"> in the folder after unzipping that you can copy/paste and rename in the same folder so that it is easy to find the toolbox and scratch geodatabase </w:t>
      </w:r>
      <w:r w:rsidR="004940D1">
        <w:rPr>
          <w:rFonts w:ascii="Palatino Linotype" w:hAnsi="Palatino Linotype"/>
          <w:color w:val="000000"/>
          <w:shd w:val="clear" w:color="auto" w:fill="FFFFFF"/>
        </w:rPr>
        <w:t>from</w:t>
      </w:r>
      <w:r>
        <w:rPr>
          <w:rFonts w:ascii="Palatino Linotype" w:hAnsi="Palatino Linotype"/>
          <w:color w:val="000000"/>
          <w:shd w:val="clear" w:color="auto" w:fill="FFFFFF"/>
        </w:rPr>
        <w:t xml:space="preserve"> that map document.</w:t>
      </w:r>
      <w:r w:rsidR="004940D1">
        <w:rPr>
          <w:rFonts w:ascii="Palatino Linotype" w:hAnsi="Palatino Linotype"/>
          <w:color w:val="000000"/>
          <w:shd w:val="clear" w:color="auto" w:fill="FFFFFF"/>
        </w:rPr>
        <w:t xml:space="preserve"> You may also use any map document you wish and just navigate to the toolbox to use tools.</w:t>
      </w:r>
      <w:r w:rsidR="00F34017">
        <w:rPr>
          <w:rFonts w:ascii="Palatino Linotype" w:hAnsi="Palatino Linotype"/>
          <w:color w:val="000000"/>
          <w:shd w:val="clear" w:color="auto" w:fill="FFFFFF"/>
        </w:rPr>
        <w:t xml:space="preserve"> Output from tools may be to any geodatabase</w:t>
      </w:r>
      <w:r w:rsidR="0047083D">
        <w:rPr>
          <w:rFonts w:ascii="Palatino Linotype" w:hAnsi="Palatino Linotype"/>
          <w:color w:val="000000"/>
          <w:shd w:val="clear" w:color="auto" w:fill="FFFFFF"/>
        </w:rPr>
        <w:t xml:space="preserve"> (file, ArcSDE, etc.)</w:t>
      </w:r>
      <w:r w:rsidR="00F34017">
        <w:rPr>
          <w:rFonts w:ascii="Palatino Linotype" w:hAnsi="Palatino Linotype"/>
          <w:color w:val="000000"/>
          <w:shd w:val="clear" w:color="auto" w:fill="FFFFFF"/>
        </w:rPr>
        <w:t xml:space="preserve"> that you are using.</w:t>
      </w:r>
    </w:p>
    <w:p w:rsidR="00EA5404" w:rsidRPr="007F4E11" w:rsidRDefault="00EA5404" w:rsidP="00EA5404">
      <w:pPr>
        <w:rPr>
          <w:rFonts w:ascii="Palatino Linotype" w:hAnsi="Palatino Linotype"/>
          <w:b/>
          <w:color w:val="000000"/>
          <w:u w:val="single"/>
        </w:rPr>
      </w:pPr>
      <w:r>
        <w:rPr>
          <w:rFonts w:ascii="Palatino Linotype" w:hAnsi="Palatino Linotype"/>
          <w:b/>
          <w:color w:val="000000"/>
          <w:u w:val="single"/>
        </w:rPr>
        <w:t>Contextual Information</w:t>
      </w:r>
    </w:p>
    <w:p w:rsidR="00F61195" w:rsidRDefault="00F61195" w:rsidP="00F61195">
      <w:pPr>
        <w:rPr>
          <w:rFonts w:ascii="Palatino Linotype" w:hAnsi="Palatino Linotype"/>
          <w:color w:val="000000"/>
          <w:shd w:val="clear" w:color="auto" w:fill="FFFFFF"/>
        </w:rPr>
      </w:pPr>
      <w:r>
        <w:rPr>
          <w:rFonts w:ascii="Palatino Linotype" w:hAnsi="Palatino Linotype"/>
          <w:color w:val="000000"/>
          <w:shd w:val="clear" w:color="auto" w:fill="FFFFFF"/>
        </w:rPr>
        <w:t xml:space="preserve">In order to start the workflow, the first tool that must be run is </w:t>
      </w:r>
      <w:r w:rsidR="00592F2A">
        <w:rPr>
          <w:rFonts w:ascii="Palatino Linotype" w:hAnsi="Palatino Linotype"/>
          <w:b/>
          <w:color w:val="000000"/>
          <w:shd w:val="clear" w:color="auto" w:fill="FFFFFF"/>
        </w:rPr>
        <w:t>0. RUN ME FIRST – Populate System Details</w:t>
      </w:r>
      <w:r w:rsidR="00592F2A">
        <w:rPr>
          <w:rFonts w:ascii="Palatino Linotype" w:hAnsi="Palatino Linotype"/>
          <w:color w:val="000000"/>
          <w:shd w:val="clear" w:color="auto" w:fill="FFFFFF"/>
        </w:rPr>
        <w:t xml:space="preserve">. This tool allows you to fill out contextual information for the systems that will be evaluated during your project. The main functional reason this tool exists though is to populate a couple fields in the Evaluation </w:t>
      </w:r>
      <w:r w:rsidR="00EA5404">
        <w:rPr>
          <w:rFonts w:ascii="Palatino Linotype" w:hAnsi="Palatino Linotype"/>
          <w:color w:val="000000"/>
          <w:shd w:val="clear" w:color="auto" w:fill="FFFFFF"/>
        </w:rPr>
        <w:t>Template schema that will allow you to deduce what the feature class is even if its name is changed.</w:t>
      </w:r>
      <w:r w:rsidR="00E23B80">
        <w:rPr>
          <w:rFonts w:ascii="Palatino Linotype" w:hAnsi="Palatino Linotype"/>
          <w:color w:val="000000"/>
          <w:shd w:val="clear" w:color="auto" w:fill="FFFFFF"/>
        </w:rPr>
        <w:t xml:space="preserve"> The tool simply</w:t>
      </w:r>
      <w:r w:rsidR="00EA5404">
        <w:rPr>
          <w:rFonts w:ascii="Palatino Linotype" w:hAnsi="Palatino Linotype"/>
          <w:color w:val="000000"/>
          <w:shd w:val="clear" w:color="auto" w:fill="FFFFFF"/>
        </w:rPr>
        <w:t xml:space="preserve"> replaces the records in the </w:t>
      </w:r>
      <w:proofErr w:type="spellStart"/>
      <w:r w:rsidR="00EA5404">
        <w:rPr>
          <w:rFonts w:ascii="Palatino Linotype" w:hAnsi="Palatino Linotype"/>
          <w:color w:val="000000"/>
          <w:shd w:val="clear" w:color="auto" w:fill="FFFFFF"/>
        </w:rPr>
        <w:t>SystemDetails</w:t>
      </w:r>
      <w:proofErr w:type="spellEnd"/>
      <w:r w:rsidR="00EA5404">
        <w:rPr>
          <w:rFonts w:ascii="Palatino Linotype" w:hAnsi="Palatino Linotype"/>
          <w:color w:val="000000"/>
          <w:shd w:val="clear" w:color="auto" w:fill="FFFFFF"/>
        </w:rPr>
        <w:t xml:space="preserve"> ta</w:t>
      </w:r>
      <w:r w:rsidR="00E23B80">
        <w:rPr>
          <w:rFonts w:ascii="Palatino Linotype" w:hAnsi="Palatino Linotype"/>
          <w:color w:val="000000"/>
          <w:shd w:val="clear" w:color="auto" w:fill="FFFFFF"/>
        </w:rPr>
        <w:t xml:space="preserve">ble in the scratch geodatabase with the rows you define in the tool dialog box. These records will then be read during the </w:t>
      </w:r>
      <w:r w:rsidR="00E23B80">
        <w:rPr>
          <w:rFonts w:ascii="Palatino Linotype" w:hAnsi="Palatino Linotype"/>
          <w:b/>
          <w:color w:val="000000"/>
          <w:shd w:val="clear" w:color="auto" w:fill="FFFFFF"/>
        </w:rPr>
        <w:t>1. Create Initial Evaluation</w:t>
      </w:r>
      <w:r w:rsidR="00E23B80">
        <w:rPr>
          <w:rFonts w:ascii="Palatino Linotype" w:hAnsi="Palatino Linotype"/>
          <w:color w:val="000000"/>
          <w:shd w:val="clear" w:color="auto" w:fill="FFFFFF"/>
        </w:rPr>
        <w:t xml:space="preserve"> tool.</w:t>
      </w:r>
    </w:p>
    <w:p w:rsidR="00E23B80" w:rsidRDefault="004F6772" w:rsidP="008D29DD">
      <w:pPr>
        <w:jc w:val="center"/>
        <w:rPr>
          <w:rFonts w:ascii="Palatino Linotype" w:hAnsi="Palatino Linotype"/>
          <w:color w:val="000000"/>
          <w:shd w:val="clear" w:color="auto" w:fill="FFFFFF"/>
        </w:rPr>
      </w:pPr>
      <w:r>
        <w:rPr>
          <w:rFonts w:ascii="Palatino Linotype" w:hAnsi="Palatino Linotype"/>
          <w:noProof/>
          <w:color w:val="000000"/>
          <w:shd w:val="clear" w:color="auto" w:fill="FFFFFF"/>
        </w:rPr>
        <w:drawing>
          <wp:inline distT="0" distB="0" distL="0" distR="0" wp14:anchorId="74BB2FB3" wp14:editId="4C21E69B">
            <wp:extent cx="5943600" cy="36309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_PopulateSystemDetails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30930"/>
                    </a:xfrm>
                    <a:prstGeom prst="rect">
                      <a:avLst/>
                    </a:prstGeom>
                  </pic:spPr>
                </pic:pic>
              </a:graphicData>
            </a:graphic>
          </wp:inline>
        </w:drawing>
      </w:r>
    </w:p>
    <w:p w:rsidR="00E23B80" w:rsidRDefault="008D29DD" w:rsidP="00F61195">
      <w:pPr>
        <w:rPr>
          <w:rFonts w:ascii="Palatino Linotype" w:hAnsi="Palatino Linotype"/>
          <w:color w:val="000000"/>
          <w:shd w:val="clear" w:color="auto" w:fill="FFFFFF"/>
        </w:rPr>
      </w:pPr>
      <w:r>
        <w:rPr>
          <w:rFonts w:ascii="Palatino Linotype" w:hAnsi="Palatino Linotype"/>
          <w:color w:val="000000"/>
          <w:shd w:val="clear" w:color="auto" w:fill="FFFFFF"/>
        </w:rPr>
        <w:lastRenderedPageBreak/>
        <w:t>This tool basically just gives a similar interface to editing the table itself in Arc</w:t>
      </w:r>
      <w:r w:rsidR="00125502">
        <w:rPr>
          <w:rFonts w:ascii="Palatino Linotype" w:hAnsi="Palatino Linotype"/>
          <w:color w:val="000000"/>
          <w:shd w:val="clear" w:color="auto" w:fill="FFFFFF"/>
        </w:rPr>
        <w:t>Map</w:t>
      </w:r>
      <w:r>
        <w:rPr>
          <w:rFonts w:ascii="Palatino Linotype" w:hAnsi="Palatino Linotype"/>
          <w:color w:val="000000"/>
          <w:shd w:val="clear" w:color="auto" w:fill="FFFFFF"/>
        </w:rPr>
        <w:t xml:space="preserve">, with a little added functionality. If you prefer, you may actually skip this tool and add rows to the </w:t>
      </w:r>
      <w:proofErr w:type="spellStart"/>
      <w:r>
        <w:rPr>
          <w:rFonts w:ascii="Palatino Linotype" w:hAnsi="Palatino Linotype"/>
          <w:color w:val="000000"/>
          <w:shd w:val="clear" w:color="auto" w:fill="FFFFFF"/>
        </w:rPr>
        <w:t>SystemDetails</w:t>
      </w:r>
      <w:proofErr w:type="spellEnd"/>
      <w:r>
        <w:rPr>
          <w:rFonts w:ascii="Palatino Linotype" w:hAnsi="Palatino Linotype"/>
          <w:color w:val="000000"/>
          <w:shd w:val="clear" w:color="auto" w:fill="FFFFFF"/>
        </w:rPr>
        <w:t xml:space="preserve"> table itself</w:t>
      </w:r>
      <w:r w:rsidR="00125502">
        <w:rPr>
          <w:rFonts w:ascii="Palatino Linotype" w:hAnsi="Palatino Linotype"/>
          <w:color w:val="000000"/>
          <w:shd w:val="clear" w:color="auto" w:fill="FFFFFF"/>
        </w:rPr>
        <w:t xml:space="preserve"> in ArcMap</w:t>
      </w:r>
      <w:r>
        <w:rPr>
          <w:rFonts w:ascii="Palatino Linotype" w:hAnsi="Palatino Linotype"/>
          <w:color w:val="000000"/>
          <w:shd w:val="clear" w:color="auto" w:fill="FFFFFF"/>
        </w:rPr>
        <w:t xml:space="preserve">, ensuring that you fill in the </w:t>
      </w:r>
      <w:proofErr w:type="spellStart"/>
      <w:r>
        <w:rPr>
          <w:rFonts w:ascii="Palatino Linotype" w:hAnsi="Palatino Linotype"/>
          <w:b/>
          <w:i/>
          <w:color w:val="000000"/>
          <w:shd w:val="clear" w:color="auto" w:fill="FFFFFF"/>
        </w:rPr>
        <w:t>projarea</w:t>
      </w:r>
      <w:proofErr w:type="spellEnd"/>
      <w:r>
        <w:rPr>
          <w:rFonts w:ascii="Palatino Linotype" w:hAnsi="Palatino Linotype"/>
          <w:color w:val="000000"/>
          <w:shd w:val="clear" w:color="auto" w:fill="FFFFFF"/>
        </w:rPr>
        <w:t xml:space="preserve">, </w:t>
      </w:r>
      <w:proofErr w:type="spellStart"/>
      <w:r>
        <w:rPr>
          <w:rFonts w:ascii="Palatino Linotype" w:hAnsi="Palatino Linotype"/>
          <w:b/>
          <w:i/>
          <w:color w:val="000000"/>
          <w:shd w:val="clear" w:color="auto" w:fill="FFFFFF"/>
        </w:rPr>
        <w:t>sysnumber</w:t>
      </w:r>
      <w:proofErr w:type="spellEnd"/>
      <w:r>
        <w:rPr>
          <w:rFonts w:ascii="Palatino Linotype" w:hAnsi="Palatino Linotype"/>
          <w:color w:val="000000"/>
          <w:shd w:val="clear" w:color="auto" w:fill="FFFFFF"/>
        </w:rPr>
        <w:t xml:space="preserve">, and </w:t>
      </w:r>
      <w:proofErr w:type="spellStart"/>
      <w:r>
        <w:rPr>
          <w:rFonts w:ascii="Palatino Linotype" w:hAnsi="Palatino Linotype"/>
          <w:b/>
          <w:i/>
          <w:color w:val="000000"/>
          <w:shd w:val="clear" w:color="auto" w:fill="FFFFFF"/>
        </w:rPr>
        <w:t>sysname</w:t>
      </w:r>
      <w:proofErr w:type="spellEnd"/>
      <w:r>
        <w:rPr>
          <w:rFonts w:ascii="Palatino Linotype" w:hAnsi="Palatino Linotype"/>
          <w:color w:val="000000"/>
          <w:shd w:val="clear" w:color="auto" w:fill="FFFFFF"/>
        </w:rPr>
        <w:t xml:space="preserve"> fields for each row. If you decide to use the tool, filling out the second parameter, </w:t>
      </w:r>
      <w:r>
        <w:rPr>
          <w:rFonts w:ascii="Palatino Linotype" w:hAnsi="Palatino Linotype"/>
          <w:b/>
          <w:color w:val="000000"/>
          <w:shd w:val="clear" w:color="auto" w:fill="FFFFFF"/>
        </w:rPr>
        <w:t>Project Area</w:t>
      </w:r>
      <w:r>
        <w:rPr>
          <w:rFonts w:ascii="Palatino Linotype" w:hAnsi="Palatino Linotype"/>
          <w:color w:val="000000"/>
          <w:shd w:val="clear" w:color="auto" w:fill="FFFFFF"/>
        </w:rPr>
        <w:t xml:space="preserve">, means that you can skip writing the same project area in the </w:t>
      </w:r>
      <w:proofErr w:type="spellStart"/>
      <w:r>
        <w:rPr>
          <w:rFonts w:ascii="Palatino Linotype" w:hAnsi="Palatino Linotype"/>
          <w:b/>
          <w:i/>
          <w:color w:val="000000"/>
          <w:shd w:val="clear" w:color="auto" w:fill="FFFFFF"/>
        </w:rPr>
        <w:t>projarea</w:t>
      </w:r>
      <w:proofErr w:type="spellEnd"/>
      <w:r>
        <w:rPr>
          <w:rFonts w:ascii="Palatino Linotype" w:hAnsi="Palatino Linotype"/>
          <w:color w:val="000000"/>
          <w:shd w:val="clear" w:color="auto" w:fill="FFFFFF"/>
        </w:rPr>
        <w:t xml:space="preserve"> column in the third parameter (see screenshot). To use the third parameter</w:t>
      </w:r>
      <w:r w:rsidR="00B269E9">
        <w:rPr>
          <w:rFonts w:ascii="Palatino Linotype" w:hAnsi="Palatino Linotype"/>
          <w:color w:val="000000"/>
          <w:shd w:val="clear" w:color="auto" w:fill="FFFFFF"/>
        </w:rPr>
        <w:t xml:space="preserve">, </w:t>
      </w:r>
      <w:r w:rsidR="00B269E9">
        <w:rPr>
          <w:rFonts w:ascii="Palatino Linotype" w:hAnsi="Palatino Linotype"/>
          <w:b/>
          <w:color w:val="000000"/>
          <w:shd w:val="clear" w:color="auto" w:fill="FFFFFF"/>
        </w:rPr>
        <w:t>System Details</w:t>
      </w:r>
      <w:r>
        <w:rPr>
          <w:rFonts w:ascii="Palatino Linotype" w:hAnsi="Palatino Linotype"/>
          <w:color w:val="000000"/>
          <w:shd w:val="clear" w:color="auto" w:fill="FFFFFF"/>
        </w:rPr>
        <w:t xml:space="preserve">, do not change the dropdown value at the top, but instead just click the </w:t>
      </w:r>
      <w:r w:rsidRPr="00B269E9">
        <w:rPr>
          <w:rFonts w:ascii="Palatino Linotype" w:hAnsi="Palatino Linotype"/>
          <w:color w:val="000000"/>
          <w:u w:val="single"/>
          <w:shd w:val="clear" w:color="auto" w:fill="FFFFFF"/>
        </w:rPr>
        <w:t>plus</w:t>
      </w:r>
      <w:r>
        <w:rPr>
          <w:rFonts w:ascii="Palatino Linotype" w:hAnsi="Palatino Linotype"/>
          <w:color w:val="000000"/>
          <w:shd w:val="clear" w:color="auto" w:fill="FFFFFF"/>
        </w:rPr>
        <w:t xml:space="preserve"> icon to add rows to the temporary table, which you can then fill values for. You can see how many rows you have added with the numbers at the far left of the big box (the </w:t>
      </w:r>
      <w:proofErr w:type="spellStart"/>
      <w:r>
        <w:rPr>
          <w:rFonts w:ascii="Palatino Linotype" w:hAnsi="Palatino Linotype"/>
          <w:color w:val="000000"/>
          <w:shd w:val="clear" w:color="auto" w:fill="FFFFFF"/>
        </w:rPr>
        <w:t>ObjectID</w:t>
      </w:r>
      <w:proofErr w:type="spellEnd"/>
      <w:r>
        <w:rPr>
          <w:rFonts w:ascii="Palatino Linotype" w:hAnsi="Palatino Linotype"/>
          <w:color w:val="000000"/>
          <w:shd w:val="clear" w:color="auto" w:fill="FFFFFF"/>
        </w:rPr>
        <w:t xml:space="preserve">). The notes column is optional, but the </w:t>
      </w:r>
      <w:proofErr w:type="spellStart"/>
      <w:r>
        <w:rPr>
          <w:rFonts w:ascii="Palatino Linotype" w:hAnsi="Palatino Linotype"/>
          <w:b/>
          <w:i/>
          <w:color w:val="000000"/>
          <w:shd w:val="clear" w:color="auto" w:fill="FFFFFF"/>
        </w:rPr>
        <w:t>sysnumber</w:t>
      </w:r>
      <w:proofErr w:type="spellEnd"/>
      <w:r>
        <w:rPr>
          <w:rFonts w:ascii="Palatino Linotype" w:hAnsi="Palatino Linotype"/>
          <w:color w:val="000000"/>
          <w:shd w:val="clear" w:color="auto" w:fill="FFFFFF"/>
        </w:rPr>
        <w:t xml:space="preserve">, and </w:t>
      </w:r>
      <w:proofErr w:type="spellStart"/>
      <w:r>
        <w:rPr>
          <w:rFonts w:ascii="Palatino Linotype" w:hAnsi="Palatino Linotype"/>
          <w:b/>
          <w:i/>
          <w:color w:val="000000"/>
          <w:shd w:val="clear" w:color="auto" w:fill="FFFFFF"/>
        </w:rPr>
        <w:t>sysname</w:t>
      </w:r>
      <w:proofErr w:type="spellEnd"/>
      <w:r>
        <w:rPr>
          <w:rFonts w:ascii="Palatino Linotype" w:hAnsi="Palatino Linotype"/>
          <w:color w:val="000000"/>
          <w:shd w:val="clear" w:color="auto" w:fill="FFFFFF"/>
        </w:rPr>
        <w:t xml:space="preserve"> fields are required. Use arbitr</w:t>
      </w:r>
      <w:r w:rsidR="002E701A">
        <w:rPr>
          <w:rFonts w:ascii="Palatino Linotype" w:hAnsi="Palatino Linotype"/>
          <w:color w:val="000000"/>
          <w:shd w:val="clear" w:color="auto" w:fill="FFFFFF"/>
        </w:rPr>
        <w:t>ary numbers and names if needed.</w:t>
      </w:r>
    </w:p>
    <w:p w:rsidR="002E701A" w:rsidRDefault="002E701A" w:rsidP="00F61195">
      <w:pPr>
        <w:rPr>
          <w:rFonts w:ascii="Palatino Linotype" w:hAnsi="Palatino Linotype"/>
          <w:color w:val="000000"/>
          <w:shd w:val="clear" w:color="auto" w:fill="FFFFFF"/>
        </w:rPr>
      </w:pPr>
      <w:r>
        <w:rPr>
          <w:rFonts w:ascii="Palatino Linotype" w:hAnsi="Palatino Linotype"/>
          <w:color w:val="000000"/>
          <w:shd w:val="clear" w:color="auto" w:fill="FFFFFF"/>
        </w:rPr>
        <w:t xml:space="preserve">Note that running this tool will replace any rows currently in the </w:t>
      </w:r>
      <w:proofErr w:type="spellStart"/>
      <w:r>
        <w:rPr>
          <w:rFonts w:ascii="Palatino Linotype" w:hAnsi="Palatino Linotype"/>
          <w:color w:val="000000"/>
          <w:shd w:val="clear" w:color="auto" w:fill="FFFFFF"/>
        </w:rPr>
        <w:t>SystemDetails</w:t>
      </w:r>
      <w:proofErr w:type="spellEnd"/>
      <w:r>
        <w:rPr>
          <w:rFonts w:ascii="Palatino Linotype" w:hAnsi="Palatino Linotype"/>
          <w:color w:val="000000"/>
          <w:shd w:val="clear" w:color="auto" w:fill="FFFFFF"/>
        </w:rPr>
        <w:t xml:space="preserve"> table. If you wish to edit any rows and add new ones without deleting the old, please edit the table directly in ArcGIS.</w:t>
      </w:r>
      <w:r w:rsidR="00B3662A">
        <w:rPr>
          <w:rFonts w:ascii="Palatino Linotype" w:hAnsi="Palatino Linotype"/>
          <w:color w:val="000000"/>
          <w:shd w:val="clear" w:color="auto" w:fill="FFFFFF"/>
        </w:rPr>
        <w:t xml:space="preserve"> Avoid running this tool very often as it is not really necessary; the context fields can be edited directly in the evaluation feature classes if needed.</w:t>
      </w:r>
    </w:p>
    <w:p w:rsidR="00125502" w:rsidRDefault="002E701A" w:rsidP="00F61195">
      <w:pPr>
        <w:rPr>
          <w:rFonts w:ascii="Palatino Linotype" w:hAnsi="Palatino Linotype"/>
          <w:color w:val="000000"/>
          <w:shd w:val="clear" w:color="auto" w:fill="FFFFFF"/>
        </w:rPr>
      </w:pPr>
      <w:r>
        <w:rPr>
          <w:rFonts w:ascii="Palatino Linotype" w:hAnsi="Palatino Linotype"/>
          <w:color w:val="000000"/>
          <w:shd w:val="clear" w:color="auto" w:fill="FFFFFF"/>
        </w:rPr>
        <w:t xml:space="preserve">This tutorial document does present a </w:t>
      </w:r>
      <w:r w:rsidR="00B269E9">
        <w:rPr>
          <w:rFonts w:ascii="Palatino Linotype" w:hAnsi="Palatino Linotype"/>
          <w:color w:val="000000"/>
          <w:shd w:val="clear" w:color="auto" w:fill="FFFFFF"/>
        </w:rPr>
        <w:t xml:space="preserve">sample </w:t>
      </w:r>
      <w:r>
        <w:rPr>
          <w:rFonts w:ascii="Palatino Linotype" w:hAnsi="Palatino Linotype"/>
          <w:color w:val="000000"/>
          <w:shd w:val="clear" w:color="auto" w:fill="FFFFFF"/>
        </w:rPr>
        <w:t>workflow with sample data</w:t>
      </w:r>
      <w:r w:rsidR="00B269E9">
        <w:rPr>
          <w:rFonts w:ascii="Palatino Linotype" w:hAnsi="Palatino Linotype"/>
          <w:color w:val="000000"/>
          <w:shd w:val="clear" w:color="auto" w:fill="FFFFFF"/>
        </w:rPr>
        <w:t xml:space="preserve"> (currently in </w:t>
      </w:r>
      <w:proofErr w:type="spellStart"/>
      <w:r w:rsidR="00B269E9" w:rsidRPr="00B269E9">
        <w:rPr>
          <w:rFonts w:ascii="Palatino Linotype" w:hAnsi="Palatino Linotype"/>
          <w:b/>
          <w:color w:val="000000"/>
          <w:shd w:val="clear" w:color="auto" w:fill="FFFFFF"/>
        </w:rPr>
        <w:t>Tutorial.gdb</w:t>
      </w:r>
      <w:proofErr w:type="spellEnd"/>
      <w:r w:rsidR="00B269E9">
        <w:rPr>
          <w:rFonts w:ascii="Palatino Linotype" w:hAnsi="Palatino Linotype"/>
          <w:color w:val="000000"/>
          <w:shd w:val="clear" w:color="auto" w:fill="FFFFFF"/>
        </w:rPr>
        <w:t>)</w:t>
      </w:r>
      <w:r>
        <w:rPr>
          <w:rFonts w:ascii="Palatino Linotype" w:hAnsi="Palatino Linotype"/>
          <w:color w:val="000000"/>
          <w:shd w:val="clear" w:color="auto" w:fill="FFFFFF"/>
        </w:rPr>
        <w:t>. If you wish to follow this sample workflow, fill out the second and third parameters as shown above, with three rows in the third parameter. We will be evaluating a groundwater system.</w:t>
      </w:r>
      <w:r w:rsidR="00235814">
        <w:rPr>
          <w:rFonts w:ascii="Palatino Linotype" w:hAnsi="Palatino Linotype"/>
          <w:color w:val="000000"/>
          <w:shd w:val="clear" w:color="auto" w:fill="FFFFFF"/>
        </w:rPr>
        <w:t xml:space="preserve"> Otherwise, enter your own system details here.</w:t>
      </w:r>
    </w:p>
    <w:p w:rsidR="00125502" w:rsidRPr="007F4E11" w:rsidRDefault="00125502" w:rsidP="00125502">
      <w:pPr>
        <w:rPr>
          <w:rFonts w:ascii="Palatino Linotype" w:hAnsi="Palatino Linotype"/>
          <w:b/>
          <w:color w:val="000000"/>
          <w:u w:val="single"/>
        </w:rPr>
      </w:pPr>
      <w:r>
        <w:rPr>
          <w:rFonts w:ascii="Palatino Linotype" w:hAnsi="Palatino Linotype"/>
          <w:b/>
          <w:color w:val="000000"/>
          <w:u w:val="single"/>
        </w:rPr>
        <w:t>Preparing the evaluation template</w:t>
      </w:r>
      <w:r w:rsidR="005133F9" w:rsidRPr="005133F9">
        <w:rPr>
          <w:rFonts w:ascii="Palatino Linotype" w:hAnsi="Palatino Linotype"/>
          <w:b/>
          <w:color w:val="000000"/>
          <w:u w:val="single"/>
        </w:rPr>
        <w:t xml:space="preserve"> </w:t>
      </w:r>
      <w:r w:rsidR="005133F9">
        <w:rPr>
          <w:rFonts w:ascii="Palatino Linotype" w:hAnsi="Palatino Linotype"/>
          <w:b/>
          <w:color w:val="000000"/>
          <w:u w:val="single"/>
        </w:rPr>
        <w:t>and study area</w:t>
      </w:r>
    </w:p>
    <w:p w:rsidR="007E7A0E" w:rsidRDefault="00125502" w:rsidP="00F61195">
      <w:pPr>
        <w:rPr>
          <w:rFonts w:ascii="Palatino Linotype" w:hAnsi="Palatino Linotype"/>
          <w:color w:val="000000"/>
          <w:shd w:val="clear" w:color="auto" w:fill="FFFFFF"/>
        </w:rPr>
      </w:pPr>
      <w:r>
        <w:rPr>
          <w:rFonts w:ascii="Palatino Linotype" w:hAnsi="Palatino Linotype"/>
          <w:color w:val="000000"/>
          <w:shd w:val="clear" w:color="auto" w:fill="FFFFFF"/>
        </w:rPr>
        <w:t>The next step actually does not reference the toolbox at all, but involves ensuring that two support datasets are set up correctly in the scratch geodatabase.</w:t>
      </w:r>
      <w:r w:rsidR="007E7A0E">
        <w:rPr>
          <w:rFonts w:ascii="Palatino Linotype" w:hAnsi="Palatino Linotype"/>
          <w:color w:val="000000"/>
          <w:shd w:val="clear" w:color="auto" w:fill="FFFFFF"/>
        </w:rPr>
        <w:t xml:space="preserve"> Like the </w:t>
      </w:r>
      <w:proofErr w:type="spellStart"/>
      <w:r w:rsidR="007E7A0E">
        <w:rPr>
          <w:rFonts w:ascii="Palatino Linotype" w:hAnsi="Palatino Linotype"/>
          <w:color w:val="000000"/>
          <w:shd w:val="clear" w:color="auto" w:fill="FFFFFF"/>
        </w:rPr>
        <w:t>SystemDetails</w:t>
      </w:r>
      <w:proofErr w:type="spellEnd"/>
      <w:r w:rsidR="007E7A0E">
        <w:rPr>
          <w:rFonts w:ascii="Palatino Linotype" w:hAnsi="Palatino Linotype"/>
          <w:color w:val="000000"/>
          <w:shd w:val="clear" w:color="auto" w:fill="FFFFFF"/>
        </w:rPr>
        <w:t xml:space="preserve"> table, these two datasets should only need to be prepared once and can then be used to support the simplification of all your evaluations.</w:t>
      </w:r>
    </w:p>
    <w:p w:rsidR="00235814" w:rsidRPr="0017217C" w:rsidRDefault="00125502" w:rsidP="00F61195">
      <w:pPr>
        <w:rPr>
          <w:rFonts w:ascii="Palatino Linotype" w:hAnsi="Palatino Linotype"/>
          <w:color w:val="000000"/>
          <w:shd w:val="clear" w:color="auto" w:fill="FFFFFF"/>
        </w:rPr>
      </w:pPr>
      <w:r>
        <w:rPr>
          <w:rFonts w:ascii="Palatino Linotype" w:hAnsi="Palatino Linotype"/>
          <w:color w:val="000000"/>
          <w:shd w:val="clear" w:color="auto" w:fill="FFFFFF"/>
        </w:rPr>
        <w:t xml:space="preserve">First, the </w:t>
      </w:r>
      <w:proofErr w:type="spellStart"/>
      <w:r w:rsidRPr="007B3C81">
        <w:rPr>
          <w:rFonts w:ascii="Palatino Linotype" w:hAnsi="Palatino Linotype"/>
          <w:b/>
          <w:color w:val="000000"/>
          <w:shd w:val="clear" w:color="auto" w:fill="FFFFFF"/>
        </w:rPr>
        <w:t>EvaluationTemplate</w:t>
      </w:r>
      <w:proofErr w:type="spellEnd"/>
      <w:r>
        <w:rPr>
          <w:rFonts w:ascii="Palatino Linotype" w:hAnsi="Palatino Linotype"/>
          <w:color w:val="000000"/>
          <w:shd w:val="clear" w:color="auto" w:fill="FFFFFF"/>
        </w:rPr>
        <w:t xml:space="preserve"> feature class needs to be changed to the coordinate system that you are using. The </w:t>
      </w:r>
      <w:proofErr w:type="spellStart"/>
      <w:r>
        <w:rPr>
          <w:rFonts w:ascii="Palatino Linotype" w:hAnsi="Palatino Linotype"/>
          <w:color w:val="000000"/>
          <w:shd w:val="clear" w:color="auto" w:fill="FFFFFF"/>
        </w:rPr>
        <w:t>EvaluationTemplate</w:t>
      </w:r>
      <w:proofErr w:type="spellEnd"/>
      <w:r>
        <w:rPr>
          <w:rFonts w:ascii="Palatino Linotype" w:hAnsi="Palatino Linotype"/>
          <w:color w:val="000000"/>
          <w:shd w:val="clear" w:color="auto" w:fill="FFFFFF"/>
        </w:rPr>
        <w:t xml:space="preserve"> feature class</w:t>
      </w:r>
      <w:r w:rsidR="0017217C">
        <w:rPr>
          <w:rFonts w:ascii="Palatino Linotype" w:hAnsi="Palatino Linotype"/>
          <w:color w:val="000000"/>
          <w:shd w:val="clear" w:color="auto" w:fill="FFFFFF"/>
        </w:rPr>
        <w:t xml:space="preserve"> itself</w:t>
      </w:r>
      <w:r>
        <w:rPr>
          <w:rFonts w:ascii="Palatino Linotype" w:hAnsi="Palatino Linotype"/>
          <w:color w:val="000000"/>
          <w:shd w:val="clear" w:color="auto" w:fill="FFFFFF"/>
        </w:rPr>
        <w:t xml:space="preserve"> should be empty as you will only be working with copies of this feature class, you should be able to just change its coordinate system by </w:t>
      </w:r>
      <w:r w:rsidRPr="0017217C">
        <w:rPr>
          <w:rFonts w:ascii="Palatino Linotype" w:hAnsi="Palatino Linotype"/>
          <w:b/>
          <w:color w:val="000000"/>
          <w:shd w:val="clear" w:color="auto" w:fill="FFFFFF"/>
        </w:rPr>
        <w:t>right-clicking &gt; Properties &gt; XY Coordinate System</w:t>
      </w:r>
      <w:r w:rsidR="0017217C">
        <w:rPr>
          <w:rFonts w:ascii="Palatino Linotype" w:hAnsi="Palatino Linotype"/>
          <w:color w:val="000000"/>
          <w:shd w:val="clear" w:color="auto" w:fill="FFFFFF"/>
        </w:rPr>
        <w:t xml:space="preserve">. If one of your source feature classes is in your ArcMap document, its coordinate system will appear in the “Layers” folder at the bottom of the selection window (see following page). Select the appropriate coordinate system for your data. If you are doing the tutorial workflow, the </w:t>
      </w:r>
      <w:proofErr w:type="spellStart"/>
      <w:r w:rsidR="0017217C">
        <w:rPr>
          <w:rFonts w:ascii="Palatino Linotype" w:hAnsi="Palatino Linotype"/>
          <w:color w:val="000000"/>
          <w:shd w:val="clear" w:color="auto" w:fill="FFFFFF"/>
        </w:rPr>
        <w:t>EvaluationTemplate</w:t>
      </w:r>
      <w:proofErr w:type="spellEnd"/>
      <w:r w:rsidR="0017217C">
        <w:rPr>
          <w:rFonts w:ascii="Palatino Linotype" w:hAnsi="Palatino Linotype"/>
          <w:color w:val="000000"/>
          <w:shd w:val="clear" w:color="auto" w:fill="FFFFFF"/>
        </w:rPr>
        <w:t xml:space="preserve"> should already be in the correct coordinate system</w:t>
      </w:r>
      <w:r w:rsidR="007B3C81">
        <w:rPr>
          <w:rFonts w:ascii="Palatino Linotype" w:hAnsi="Palatino Linotype"/>
          <w:color w:val="000000"/>
          <w:shd w:val="clear" w:color="auto" w:fill="FFFFFF"/>
        </w:rPr>
        <w:t>,</w:t>
      </w:r>
      <w:r w:rsidR="0017217C">
        <w:rPr>
          <w:rFonts w:ascii="Palatino Linotype" w:hAnsi="Palatino Linotype"/>
          <w:color w:val="000000"/>
          <w:shd w:val="clear" w:color="auto" w:fill="FFFFFF"/>
        </w:rPr>
        <w:t xml:space="preserve"> </w:t>
      </w:r>
      <w:r w:rsidR="0017217C" w:rsidRPr="0017217C">
        <w:rPr>
          <w:rFonts w:ascii="Palatino Linotype" w:hAnsi="Palatino Linotype"/>
          <w:b/>
          <w:i/>
          <w:color w:val="000000"/>
          <w:shd w:val="clear" w:color="auto" w:fill="FFFFFF"/>
        </w:rPr>
        <w:t>NAD_1983_HARN_StatePlane_Washington_North_FIPS_4601_Feet</w:t>
      </w:r>
      <w:r w:rsidR="007B3C81" w:rsidRPr="007B3C81">
        <w:rPr>
          <w:rFonts w:ascii="Palatino Linotype" w:hAnsi="Palatino Linotype"/>
          <w:color w:val="000000"/>
          <w:shd w:val="clear" w:color="auto" w:fill="FFFFFF"/>
        </w:rPr>
        <w:t>,</w:t>
      </w:r>
      <w:r w:rsidR="0017217C">
        <w:rPr>
          <w:rFonts w:ascii="Palatino Linotype" w:hAnsi="Palatino Linotype"/>
          <w:color w:val="000000"/>
          <w:shd w:val="clear" w:color="auto" w:fill="FFFFFF"/>
        </w:rPr>
        <w:t xml:space="preserve"> unless you have done other work on the same geodatabase. </w:t>
      </w:r>
      <w:r w:rsidR="007B3C81">
        <w:rPr>
          <w:rFonts w:ascii="Palatino Linotype" w:hAnsi="Palatino Linotype"/>
          <w:color w:val="000000"/>
          <w:shd w:val="clear" w:color="auto" w:fill="FFFFFF"/>
        </w:rPr>
        <w:t xml:space="preserve">If needed, add a feature class from </w:t>
      </w:r>
      <w:proofErr w:type="spellStart"/>
      <w:r w:rsidR="007B3C81">
        <w:rPr>
          <w:rFonts w:ascii="Palatino Linotype" w:hAnsi="Palatino Linotype"/>
          <w:color w:val="000000"/>
          <w:shd w:val="clear" w:color="auto" w:fill="FFFFFF"/>
        </w:rPr>
        <w:t>Tutorial.gdb</w:t>
      </w:r>
      <w:proofErr w:type="spellEnd"/>
      <w:r w:rsidR="007B3C81">
        <w:rPr>
          <w:rFonts w:ascii="Palatino Linotype" w:hAnsi="Palatino Linotype"/>
          <w:color w:val="000000"/>
          <w:shd w:val="clear" w:color="auto" w:fill="FFFFFF"/>
        </w:rPr>
        <w:t xml:space="preserve"> so this coordinate system appears under “Layers”.</w:t>
      </w:r>
    </w:p>
    <w:p w:rsidR="0017217C" w:rsidRDefault="0017217C" w:rsidP="007B3C81">
      <w:pPr>
        <w:jc w:val="center"/>
        <w:rPr>
          <w:rFonts w:ascii="Palatino Linotype" w:hAnsi="Palatino Linotype"/>
          <w:color w:val="000000"/>
          <w:shd w:val="clear" w:color="auto" w:fill="FFFFFF"/>
        </w:rPr>
      </w:pPr>
      <w:r>
        <w:rPr>
          <w:rFonts w:ascii="Palatino Linotype" w:hAnsi="Palatino Linotype"/>
          <w:noProof/>
          <w:color w:val="000000"/>
          <w:shd w:val="clear" w:color="auto" w:fill="FFFFFF"/>
        </w:rPr>
        <w:lastRenderedPageBreak/>
        <w:drawing>
          <wp:inline distT="0" distB="0" distL="0" distR="0" wp14:anchorId="4109C055" wp14:editId="2E24621C">
            <wp:extent cx="2867544" cy="3506661"/>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_EvaluationTemplateCoordSys.png"/>
                    <pic:cNvPicPr/>
                  </pic:nvPicPr>
                  <pic:blipFill>
                    <a:blip r:embed="rId18">
                      <a:extLst>
                        <a:ext uri="{28A0092B-C50C-407E-A947-70E740481C1C}">
                          <a14:useLocalDpi xmlns:a14="http://schemas.microsoft.com/office/drawing/2010/main" val="0"/>
                        </a:ext>
                      </a:extLst>
                    </a:blip>
                    <a:stretch>
                      <a:fillRect/>
                    </a:stretch>
                  </pic:blipFill>
                  <pic:spPr>
                    <a:xfrm>
                      <a:off x="0" y="0"/>
                      <a:ext cx="2870252" cy="3509973"/>
                    </a:xfrm>
                    <a:prstGeom prst="rect">
                      <a:avLst/>
                    </a:prstGeom>
                  </pic:spPr>
                </pic:pic>
              </a:graphicData>
            </a:graphic>
          </wp:inline>
        </w:drawing>
      </w:r>
    </w:p>
    <w:p w:rsidR="0017217C" w:rsidRPr="00AA6C00" w:rsidRDefault="007B3C81" w:rsidP="00F61195">
      <w:pPr>
        <w:rPr>
          <w:rFonts w:ascii="Palatino Linotype" w:hAnsi="Palatino Linotype"/>
          <w:color w:val="000000"/>
          <w:shd w:val="clear" w:color="auto" w:fill="FFFFFF"/>
        </w:rPr>
      </w:pPr>
      <w:r>
        <w:rPr>
          <w:rFonts w:ascii="Palatino Linotype" w:hAnsi="Palatino Linotype"/>
          <w:color w:val="000000"/>
          <w:shd w:val="clear" w:color="auto" w:fill="FFFFFF"/>
        </w:rPr>
        <w:t xml:space="preserve">The second support dataset required is your study area. This has to be a polygon feature class, but can contain multiple polygons – this has been tested with contiguous polygons, but not ones with gaps, although there should be no problem then either. </w:t>
      </w:r>
      <w:r w:rsidR="001A6076">
        <w:rPr>
          <w:rFonts w:ascii="Palatino Linotype" w:hAnsi="Palatino Linotype"/>
          <w:color w:val="000000"/>
          <w:shd w:val="clear" w:color="auto" w:fill="FFFFFF"/>
        </w:rPr>
        <w:t>Attribute fields are not important here, so it is easiest just</w:t>
      </w:r>
      <w:r>
        <w:rPr>
          <w:rFonts w:ascii="Palatino Linotype" w:hAnsi="Palatino Linotype"/>
          <w:color w:val="000000"/>
          <w:shd w:val="clear" w:color="auto" w:fill="FFFFFF"/>
        </w:rPr>
        <w:t xml:space="preserve"> to delete </w:t>
      </w:r>
      <w:proofErr w:type="spellStart"/>
      <w:r w:rsidRPr="007B3C81">
        <w:rPr>
          <w:rFonts w:ascii="Palatino Linotype" w:hAnsi="Palatino Linotype"/>
          <w:b/>
          <w:color w:val="000000"/>
          <w:shd w:val="clear" w:color="auto" w:fill="FFFFFF"/>
        </w:rPr>
        <w:t>StudyArea</w:t>
      </w:r>
      <w:proofErr w:type="spellEnd"/>
      <w:r>
        <w:rPr>
          <w:rFonts w:ascii="Palatino Linotype" w:hAnsi="Palatino Linotype"/>
          <w:color w:val="000000"/>
          <w:shd w:val="clear" w:color="auto" w:fill="FFFFFF"/>
        </w:rPr>
        <w:t xml:space="preserve"> from the scratch geodatabase and copy/paste (or import) a feature class of your own to replace it. Make sure to rename your study area feature class </w:t>
      </w:r>
      <w:proofErr w:type="spellStart"/>
      <w:r>
        <w:rPr>
          <w:rFonts w:ascii="Palatino Linotype" w:hAnsi="Palatino Linotype"/>
          <w:b/>
          <w:color w:val="000000"/>
          <w:shd w:val="clear" w:color="auto" w:fill="FFFFFF"/>
        </w:rPr>
        <w:t>StudyArea</w:t>
      </w:r>
      <w:proofErr w:type="spellEnd"/>
      <w:r>
        <w:rPr>
          <w:rFonts w:ascii="Palatino Linotype" w:hAnsi="Palatino Linotype"/>
          <w:color w:val="000000"/>
          <w:shd w:val="clear" w:color="auto" w:fill="FFFFFF"/>
        </w:rPr>
        <w:t xml:space="preserve">; this will cause the tools to automatically use it </w:t>
      </w:r>
      <w:r w:rsidR="001A6076">
        <w:rPr>
          <w:rFonts w:ascii="Palatino Linotype" w:hAnsi="Palatino Linotype"/>
          <w:color w:val="000000"/>
          <w:shd w:val="clear" w:color="auto" w:fill="FFFFFF"/>
        </w:rPr>
        <w:t>by default</w:t>
      </w:r>
      <w:r>
        <w:rPr>
          <w:rFonts w:ascii="Palatino Linotype" w:hAnsi="Palatino Linotype"/>
          <w:color w:val="000000"/>
          <w:shd w:val="clear" w:color="auto" w:fill="FFFFFF"/>
        </w:rPr>
        <w:t xml:space="preserve"> for the </w:t>
      </w:r>
      <w:r>
        <w:rPr>
          <w:rFonts w:ascii="Palatino Linotype" w:hAnsi="Palatino Linotype"/>
          <w:b/>
          <w:color w:val="000000"/>
          <w:shd w:val="clear" w:color="auto" w:fill="FFFFFF"/>
        </w:rPr>
        <w:t>Clip Extent</w:t>
      </w:r>
      <w:r>
        <w:rPr>
          <w:rFonts w:ascii="Palatino Linotype" w:hAnsi="Palatino Linotype"/>
          <w:color w:val="000000"/>
          <w:shd w:val="clear" w:color="auto" w:fill="FFFFFF"/>
        </w:rPr>
        <w:t xml:space="preserve"> parameter, saving you a step with each tool. You may also </w:t>
      </w:r>
      <w:r w:rsidR="001A6076">
        <w:rPr>
          <w:rFonts w:ascii="Palatino Linotype" w:hAnsi="Palatino Linotype"/>
          <w:color w:val="000000"/>
          <w:shd w:val="clear" w:color="auto" w:fill="FFFFFF"/>
        </w:rPr>
        <w:t xml:space="preserve">specify a different feature class </w:t>
      </w:r>
      <w:r w:rsidR="00AA6C00">
        <w:rPr>
          <w:rFonts w:ascii="Palatino Linotype" w:hAnsi="Palatino Linotype"/>
          <w:color w:val="000000"/>
          <w:shd w:val="clear" w:color="auto" w:fill="FFFFFF"/>
        </w:rPr>
        <w:t xml:space="preserve">for the Clip Extent in each tool if you prefer. The </w:t>
      </w:r>
      <w:proofErr w:type="spellStart"/>
      <w:r w:rsidR="00AA6C00">
        <w:rPr>
          <w:rFonts w:ascii="Palatino Linotype" w:hAnsi="Palatino Linotype"/>
          <w:b/>
          <w:color w:val="000000"/>
          <w:shd w:val="clear" w:color="auto" w:fill="FFFFFF"/>
        </w:rPr>
        <w:t>StudyArea</w:t>
      </w:r>
      <w:proofErr w:type="spellEnd"/>
      <w:r w:rsidR="00AA6C00">
        <w:rPr>
          <w:rFonts w:ascii="Palatino Linotype" w:hAnsi="Palatino Linotype"/>
          <w:color w:val="000000"/>
          <w:shd w:val="clear" w:color="auto" w:fill="FFFFFF"/>
        </w:rPr>
        <w:t xml:space="preserve"> feature class should also be in the same coordinate system that you just set the </w:t>
      </w:r>
      <w:proofErr w:type="spellStart"/>
      <w:r w:rsidR="00AA6C00">
        <w:rPr>
          <w:rFonts w:ascii="Palatino Linotype" w:hAnsi="Palatino Linotype"/>
          <w:b/>
          <w:color w:val="000000"/>
          <w:shd w:val="clear" w:color="auto" w:fill="FFFFFF"/>
        </w:rPr>
        <w:t>EvaluationTemplate</w:t>
      </w:r>
      <w:proofErr w:type="spellEnd"/>
      <w:r w:rsidR="00AA6C00">
        <w:rPr>
          <w:rFonts w:ascii="Palatino Linotype" w:hAnsi="Palatino Linotype"/>
          <w:color w:val="000000"/>
          <w:shd w:val="clear" w:color="auto" w:fill="FFFFFF"/>
        </w:rPr>
        <w:t xml:space="preserve"> too, which should be the same that your source data is in. The </w:t>
      </w:r>
      <w:proofErr w:type="spellStart"/>
      <w:r w:rsidR="00AA6C00">
        <w:rPr>
          <w:rFonts w:ascii="Palatino Linotype" w:hAnsi="Palatino Linotype"/>
          <w:b/>
          <w:color w:val="000000"/>
          <w:shd w:val="clear" w:color="auto" w:fill="FFFFFF"/>
        </w:rPr>
        <w:t>StudyArea</w:t>
      </w:r>
      <w:proofErr w:type="spellEnd"/>
      <w:r w:rsidR="00AA6C00">
        <w:rPr>
          <w:rFonts w:ascii="Palatino Linotype" w:hAnsi="Palatino Linotype"/>
          <w:color w:val="000000"/>
          <w:shd w:val="clear" w:color="auto" w:fill="FFFFFF"/>
        </w:rPr>
        <w:t xml:space="preserve"> feature class that is in the scratch geodatabase when you first unzip the folder is the one for the tutorial data. If you have replaced this one with your own and want to run the tutorial again, delete the current one and copy/paste the </w:t>
      </w:r>
      <w:proofErr w:type="spellStart"/>
      <w:r w:rsidR="00AA6C00">
        <w:rPr>
          <w:rFonts w:ascii="Palatino Linotype" w:hAnsi="Palatino Linotype"/>
          <w:b/>
          <w:color w:val="000000"/>
          <w:shd w:val="clear" w:color="auto" w:fill="FFFFFF"/>
        </w:rPr>
        <w:t>StudyArea</w:t>
      </w:r>
      <w:proofErr w:type="spellEnd"/>
      <w:r w:rsidR="00AA6C00">
        <w:rPr>
          <w:rFonts w:ascii="Palatino Linotype" w:hAnsi="Palatino Linotype"/>
          <w:color w:val="000000"/>
          <w:shd w:val="clear" w:color="auto" w:fill="FFFFFF"/>
        </w:rPr>
        <w:t xml:space="preserve"> feature class within the Base feature dataset in </w:t>
      </w:r>
      <w:proofErr w:type="spellStart"/>
      <w:r w:rsidR="00AA6C00">
        <w:rPr>
          <w:rFonts w:ascii="Palatino Linotype" w:hAnsi="Palatino Linotype"/>
          <w:color w:val="000000"/>
          <w:shd w:val="clear" w:color="auto" w:fill="FFFFFF"/>
        </w:rPr>
        <w:t>Tutorial.gdb</w:t>
      </w:r>
      <w:proofErr w:type="spellEnd"/>
      <w:r w:rsidR="00AA6C00">
        <w:rPr>
          <w:rFonts w:ascii="Palatino Linotype" w:hAnsi="Palatino Linotype"/>
          <w:color w:val="000000"/>
          <w:shd w:val="clear" w:color="auto" w:fill="FFFFFF"/>
        </w:rPr>
        <w:t xml:space="preserve"> to the scratch geodatabase (be sure to rename it just </w:t>
      </w:r>
      <w:proofErr w:type="spellStart"/>
      <w:r w:rsidR="00AA6C00">
        <w:rPr>
          <w:rFonts w:ascii="Palatino Linotype" w:hAnsi="Palatino Linotype"/>
          <w:b/>
          <w:color w:val="000000"/>
          <w:shd w:val="clear" w:color="auto" w:fill="FFFFFF"/>
        </w:rPr>
        <w:t>StudyArea</w:t>
      </w:r>
      <w:proofErr w:type="spellEnd"/>
      <w:r w:rsidR="00AA6C00">
        <w:rPr>
          <w:rFonts w:ascii="Palatino Linotype" w:hAnsi="Palatino Linotype"/>
          <w:color w:val="000000"/>
          <w:shd w:val="clear" w:color="auto" w:fill="FFFFFF"/>
        </w:rPr>
        <w:t>).</w:t>
      </w:r>
    </w:p>
    <w:p w:rsidR="00235814" w:rsidRPr="007F4E11" w:rsidRDefault="00B269E9" w:rsidP="00235814">
      <w:pPr>
        <w:rPr>
          <w:rFonts w:ascii="Palatino Linotype" w:hAnsi="Palatino Linotype"/>
          <w:b/>
          <w:color w:val="000000"/>
          <w:u w:val="single"/>
        </w:rPr>
      </w:pPr>
      <w:r>
        <w:rPr>
          <w:rFonts w:ascii="Palatino Linotype" w:hAnsi="Palatino Linotype"/>
          <w:b/>
          <w:color w:val="000000"/>
          <w:u w:val="single"/>
        </w:rPr>
        <w:t>Preparing your own data</w:t>
      </w:r>
    </w:p>
    <w:p w:rsidR="00235814" w:rsidRDefault="00B269E9" w:rsidP="00235814">
      <w:pPr>
        <w:rPr>
          <w:rFonts w:ascii="Palatino Linotype" w:hAnsi="Palatino Linotype"/>
          <w:color w:val="000000"/>
          <w:shd w:val="clear" w:color="auto" w:fill="FFFFFF"/>
        </w:rPr>
      </w:pPr>
      <w:r>
        <w:rPr>
          <w:rFonts w:ascii="Palatino Linotype" w:hAnsi="Palatino Linotype"/>
          <w:color w:val="000000"/>
          <w:shd w:val="clear" w:color="auto" w:fill="FFFFFF"/>
        </w:rPr>
        <w:t xml:space="preserve">The next step </w:t>
      </w:r>
      <w:r w:rsidR="00125502">
        <w:rPr>
          <w:rFonts w:ascii="Palatino Linotype" w:hAnsi="Palatino Linotype"/>
          <w:color w:val="000000"/>
          <w:shd w:val="clear" w:color="auto" w:fill="FFFFFF"/>
        </w:rPr>
        <w:t>also</w:t>
      </w:r>
      <w:r>
        <w:rPr>
          <w:rFonts w:ascii="Palatino Linotype" w:hAnsi="Palatino Linotype"/>
          <w:color w:val="000000"/>
          <w:shd w:val="clear" w:color="auto" w:fill="FFFFFF"/>
        </w:rPr>
        <w:t xml:space="preserve"> does not reference the toolbox at all, but involves classifying the </w:t>
      </w:r>
      <w:r w:rsidR="00AA6C00">
        <w:rPr>
          <w:rFonts w:ascii="Palatino Linotype" w:hAnsi="Palatino Linotype"/>
          <w:color w:val="000000"/>
          <w:shd w:val="clear" w:color="auto" w:fill="FFFFFF"/>
        </w:rPr>
        <w:t xml:space="preserve">source </w:t>
      </w:r>
      <w:r>
        <w:rPr>
          <w:rFonts w:ascii="Palatino Linotype" w:hAnsi="Palatino Linotype"/>
          <w:color w:val="000000"/>
          <w:shd w:val="clear" w:color="auto" w:fill="FFFFFF"/>
        </w:rPr>
        <w:t>features that you will import to the Evaluation Template at the start of the workflow.</w:t>
      </w:r>
      <w:r w:rsidR="00441617">
        <w:rPr>
          <w:rFonts w:ascii="Palatino Linotype" w:hAnsi="Palatino Linotype"/>
          <w:color w:val="000000"/>
          <w:shd w:val="clear" w:color="auto" w:fill="FFFFFF"/>
        </w:rPr>
        <w:t xml:space="preserve"> These features may</w:t>
      </w:r>
      <w:r w:rsidR="00AA6C00">
        <w:rPr>
          <w:rFonts w:ascii="Palatino Linotype" w:hAnsi="Palatino Linotype"/>
          <w:color w:val="000000"/>
          <w:shd w:val="clear" w:color="auto" w:fill="FFFFFF"/>
        </w:rPr>
        <w:t xml:space="preserve"> </w:t>
      </w:r>
      <w:r w:rsidR="00441617">
        <w:rPr>
          <w:rFonts w:ascii="Palatino Linotype" w:hAnsi="Palatino Linotype"/>
          <w:color w:val="000000"/>
          <w:shd w:val="clear" w:color="auto" w:fill="FFFFFF"/>
        </w:rPr>
        <w:t xml:space="preserve">be in the same feature class or in multiple feature classes, but all must be polygon. In addition, you will need to add a </w:t>
      </w:r>
      <w:r w:rsidR="00441617">
        <w:rPr>
          <w:rFonts w:ascii="Palatino Linotype" w:hAnsi="Palatino Linotype"/>
          <w:b/>
          <w:i/>
          <w:color w:val="000000"/>
          <w:shd w:val="clear" w:color="auto" w:fill="FFFFFF"/>
        </w:rPr>
        <w:t>color</w:t>
      </w:r>
      <w:r w:rsidR="00441617">
        <w:rPr>
          <w:rFonts w:ascii="Palatino Linotype" w:hAnsi="Palatino Linotype"/>
          <w:color w:val="000000"/>
          <w:shd w:val="clear" w:color="auto" w:fill="FFFFFF"/>
        </w:rPr>
        <w:t xml:space="preserve"> field to each to feature class and populate it with values corresponding to the 5 colors used for evaluation (R2, </w:t>
      </w:r>
      <w:r w:rsidR="00441617">
        <w:rPr>
          <w:rFonts w:ascii="Palatino Linotype" w:hAnsi="Palatino Linotype"/>
          <w:color w:val="000000"/>
          <w:shd w:val="clear" w:color="auto" w:fill="FFFFFF"/>
        </w:rPr>
        <w:lastRenderedPageBreak/>
        <w:t xml:space="preserve">R1, Y, G1, </w:t>
      </w:r>
      <w:proofErr w:type="gramStart"/>
      <w:r w:rsidR="00441617">
        <w:rPr>
          <w:rFonts w:ascii="Palatino Linotype" w:hAnsi="Palatino Linotype"/>
          <w:color w:val="000000"/>
          <w:shd w:val="clear" w:color="auto" w:fill="FFFFFF"/>
        </w:rPr>
        <w:t>G2</w:t>
      </w:r>
      <w:proofErr w:type="gramEnd"/>
      <w:r w:rsidR="00441617">
        <w:rPr>
          <w:rFonts w:ascii="Palatino Linotype" w:hAnsi="Palatino Linotype"/>
          <w:color w:val="000000"/>
          <w:shd w:val="clear" w:color="auto" w:fill="FFFFFF"/>
        </w:rPr>
        <w:t xml:space="preserve">). The color field should be added to each feature class as shown below, a </w:t>
      </w:r>
      <w:r w:rsidR="00AA6C00">
        <w:rPr>
          <w:rFonts w:ascii="Palatino Linotype" w:hAnsi="Palatino Linotype"/>
          <w:color w:val="000000"/>
          <w:shd w:val="clear" w:color="auto" w:fill="FFFFFF"/>
        </w:rPr>
        <w:t>T</w:t>
      </w:r>
      <w:r w:rsidR="00441617">
        <w:rPr>
          <w:rFonts w:ascii="Palatino Linotype" w:hAnsi="Palatino Linotype"/>
          <w:color w:val="000000"/>
          <w:shd w:val="clear" w:color="auto" w:fill="FFFFFF"/>
        </w:rPr>
        <w:t xml:space="preserve">ext field of length 10; </w:t>
      </w:r>
      <w:r w:rsidR="00441617">
        <w:rPr>
          <w:rFonts w:ascii="Palatino Linotype" w:hAnsi="Palatino Linotype"/>
          <w:b/>
          <w:i/>
          <w:color w:val="000000"/>
          <w:shd w:val="clear" w:color="auto" w:fill="FFFFFF"/>
        </w:rPr>
        <w:t>color</w:t>
      </w:r>
      <w:r w:rsidR="00441617">
        <w:rPr>
          <w:rFonts w:ascii="Palatino Linotype" w:hAnsi="Palatino Linotype"/>
          <w:color w:val="000000"/>
          <w:shd w:val="clear" w:color="auto" w:fill="FFFFFF"/>
        </w:rPr>
        <w:t xml:space="preserve"> should be lowercase.</w:t>
      </w:r>
    </w:p>
    <w:p w:rsidR="00441617" w:rsidRDefault="00441617" w:rsidP="00441617">
      <w:pPr>
        <w:jc w:val="center"/>
        <w:rPr>
          <w:rFonts w:ascii="Palatino Linotype" w:hAnsi="Palatino Linotype"/>
          <w:color w:val="000000"/>
          <w:shd w:val="clear" w:color="auto" w:fill="FFFFFF"/>
        </w:rPr>
      </w:pPr>
      <w:r>
        <w:rPr>
          <w:noProof/>
        </w:rPr>
        <w:drawing>
          <wp:inline distT="0" distB="0" distL="0" distR="0" wp14:anchorId="420180DB" wp14:editId="4EB926D4">
            <wp:extent cx="2828925" cy="2847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28925" cy="2847975"/>
                    </a:xfrm>
                    <a:prstGeom prst="rect">
                      <a:avLst/>
                    </a:prstGeom>
                  </pic:spPr>
                </pic:pic>
              </a:graphicData>
            </a:graphic>
          </wp:inline>
        </w:drawing>
      </w:r>
    </w:p>
    <w:p w:rsidR="00AA6C00" w:rsidRDefault="00441617" w:rsidP="00235814">
      <w:pPr>
        <w:rPr>
          <w:rFonts w:ascii="Palatino Linotype" w:hAnsi="Palatino Linotype"/>
          <w:color w:val="000000"/>
          <w:shd w:val="clear" w:color="auto" w:fill="FFFFFF"/>
        </w:rPr>
      </w:pPr>
      <w:r>
        <w:rPr>
          <w:rFonts w:ascii="Palatino Linotype" w:hAnsi="Palatino Linotype"/>
          <w:color w:val="000000"/>
          <w:shd w:val="clear" w:color="auto" w:fill="FFFFFF"/>
        </w:rPr>
        <w:t xml:space="preserve">G2 will be treated as the most favorable/least risk and R2 will be treated as least favorable/most risk. Use ArcGIS’s </w:t>
      </w:r>
      <w:hyperlink r:id="rId20" w:history="1">
        <w:r w:rsidRPr="00AA6C00">
          <w:rPr>
            <w:rStyle w:val="Hyperlink"/>
            <w:rFonts w:ascii="Palatino Linotype" w:hAnsi="Palatino Linotype"/>
            <w:shd w:val="clear" w:color="auto" w:fill="FFFFFF"/>
          </w:rPr>
          <w:t>Field Calculator</w:t>
        </w:r>
      </w:hyperlink>
      <w:r>
        <w:rPr>
          <w:rFonts w:ascii="Palatino Linotype" w:hAnsi="Palatino Linotype"/>
          <w:color w:val="000000"/>
          <w:shd w:val="clear" w:color="auto" w:fill="FFFFFF"/>
        </w:rPr>
        <w:t xml:space="preserve"> </w:t>
      </w:r>
      <w:r w:rsidR="00AA6C00">
        <w:rPr>
          <w:rFonts w:ascii="Palatino Linotype" w:hAnsi="Palatino Linotype"/>
          <w:color w:val="000000"/>
          <w:shd w:val="clear" w:color="auto" w:fill="FFFFFF"/>
        </w:rPr>
        <w:t xml:space="preserve">or direct editing </w:t>
      </w:r>
      <w:r>
        <w:rPr>
          <w:rFonts w:ascii="Palatino Linotype" w:hAnsi="Palatino Linotype"/>
          <w:color w:val="000000"/>
          <w:shd w:val="clear" w:color="auto" w:fill="FFFFFF"/>
        </w:rPr>
        <w:t xml:space="preserve">to populate the </w:t>
      </w:r>
      <w:r>
        <w:rPr>
          <w:rFonts w:ascii="Palatino Linotype" w:hAnsi="Palatino Linotype"/>
          <w:b/>
          <w:i/>
          <w:color w:val="000000"/>
          <w:shd w:val="clear" w:color="auto" w:fill="FFFFFF"/>
        </w:rPr>
        <w:t>color</w:t>
      </w:r>
      <w:r>
        <w:rPr>
          <w:rFonts w:ascii="Palatino Linotype" w:hAnsi="Palatino Linotype"/>
          <w:color w:val="000000"/>
          <w:shd w:val="clear" w:color="auto" w:fill="FFFFFF"/>
        </w:rPr>
        <w:t xml:space="preserve"> field for your features with “R2”, “R1”, “Y”, “G1”, or “G2”. Any features with &lt;Null&gt; in this field will all be given the same color (of your choice) </w:t>
      </w:r>
      <w:r w:rsidR="00AA6C00">
        <w:rPr>
          <w:rFonts w:ascii="Palatino Linotype" w:hAnsi="Palatino Linotype"/>
          <w:color w:val="000000"/>
          <w:shd w:val="clear" w:color="auto" w:fill="FFFFFF"/>
        </w:rPr>
        <w:t>during</w:t>
      </w:r>
      <w:r>
        <w:rPr>
          <w:rFonts w:ascii="Palatino Linotype" w:hAnsi="Palatino Linotype"/>
          <w:color w:val="000000"/>
          <w:shd w:val="clear" w:color="auto" w:fill="FFFFFF"/>
        </w:rPr>
        <w:t xml:space="preserve"> the </w:t>
      </w:r>
      <w:r>
        <w:rPr>
          <w:rFonts w:ascii="Palatino Linotype" w:hAnsi="Palatino Linotype"/>
          <w:b/>
          <w:color w:val="000000"/>
          <w:shd w:val="clear" w:color="auto" w:fill="FFFFFF"/>
        </w:rPr>
        <w:t>1. Create Initial Evaluation</w:t>
      </w:r>
      <w:r>
        <w:rPr>
          <w:rFonts w:ascii="Palatino Linotype" w:hAnsi="Palatino Linotype"/>
          <w:color w:val="000000"/>
          <w:shd w:val="clear" w:color="auto" w:fill="FFFFFF"/>
        </w:rPr>
        <w:t xml:space="preserve"> tool. Another thing to keep in mind is that </w:t>
      </w:r>
      <w:r>
        <w:rPr>
          <w:rFonts w:ascii="Palatino Linotype" w:hAnsi="Palatino Linotype"/>
          <w:i/>
          <w:color w:val="000000"/>
          <w:shd w:val="clear" w:color="auto" w:fill="FFFFFF"/>
        </w:rPr>
        <w:t>this field is all that the simplification tools will know about your features</w:t>
      </w:r>
      <w:r w:rsidR="00745595">
        <w:rPr>
          <w:rFonts w:ascii="Palatino Linotype" w:hAnsi="Palatino Linotype"/>
          <w:color w:val="000000"/>
          <w:shd w:val="clear" w:color="auto" w:fill="FFFFFF"/>
        </w:rPr>
        <w:t xml:space="preserve">. Nothing will distinguish </w:t>
      </w:r>
      <w:r>
        <w:rPr>
          <w:rFonts w:ascii="Palatino Linotype" w:hAnsi="Palatino Linotype"/>
          <w:color w:val="000000"/>
          <w:shd w:val="clear" w:color="auto" w:fill="FFFFFF"/>
        </w:rPr>
        <w:t>between features</w:t>
      </w:r>
      <w:r w:rsidR="00AA6C00">
        <w:rPr>
          <w:rFonts w:ascii="Palatino Linotype" w:hAnsi="Palatino Linotype"/>
          <w:color w:val="000000"/>
          <w:shd w:val="clear" w:color="auto" w:fill="FFFFFF"/>
        </w:rPr>
        <w:t xml:space="preserve"> of the same color</w:t>
      </w:r>
      <w:r>
        <w:rPr>
          <w:rFonts w:ascii="Palatino Linotype" w:hAnsi="Palatino Linotype"/>
          <w:color w:val="000000"/>
          <w:shd w:val="clear" w:color="auto" w:fill="FFFFFF"/>
        </w:rPr>
        <w:t xml:space="preserve"> once you import into the </w:t>
      </w:r>
      <w:proofErr w:type="spellStart"/>
      <w:r>
        <w:rPr>
          <w:rFonts w:ascii="Palatino Linotype" w:hAnsi="Palatino Linotype"/>
          <w:color w:val="000000"/>
          <w:shd w:val="clear" w:color="auto" w:fill="FFFFFF"/>
        </w:rPr>
        <w:t>EvaluationTemplate</w:t>
      </w:r>
      <w:proofErr w:type="spellEnd"/>
      <w:r>
        <w:rPr>
          <w:rFonts w:ascii="Palatino Linotype" w:hAnsi="Palatino Linotype"/>
          <w:color w:val="000000"/>
          <w:shd w:val="clear" w:color="auto" w:fill="FFFFFF"/>
        </w:rPr>
        <w:t>.</w:t>
      </w:r>
    </w:p>
    <w:p w:rsidR="00441617" w:rsidRDefault="00AA6C00" w:rsidP="00235814">
      <w:pPr>
        <w:rPr>
          <w:rFonts w:ascii="Palatino Linotype" w:hAnsi="Palatino Linotype"/>
          <w:color w:val="000000"/>
          <w:shd w:val="clear" w:color="auto" w:fill="FFFFFF"/>
        </w:rPr>
      </w:pPr>
      <w:r>
        <w:rPr>
          <w:rFonts w:ascii="Palatino Linotype" w:hAnsi="Palatino Linotype"/>
          <w:color w:val="000000"/>
          <w:shd w:val="clear" w:color="auto" w:fill="FFFFFF"/>
        </w:rPr>
        <w:t xml:space="preserve">If you are using just a 3-color (red-yellow-green) evaluation structure, use only “R1”, “Y”, and “G1” then. </w:t>
      </w:r>
      <w:r w:rsidRPr="00AA6C00">
        <w:rPr>
          <w:rFonts w:ascii="Palatino Linotype" w:hAnsi="Palatino Linotype"/>
          <w:i/>
          <w:color w:val="000000"/>
          <w:shd w:val="clear" w:color="auto" w:fill="FFFFFF"/>
        </w:rPr>
        <w:t>DO NOT</w:t>
      </w:r>
      <w:r>
        <w:rPr>
          <w:rFonts w:ascii="Palatino Linotype" w:hAnsi="Palatino Linotype"/>
          <w:color w:val="000000"/>
          <w:shd w:val="clear" w:color="auto" w:fill="FFFFFF"/>
        </w:rPr>
        <w:t xml:space="preserve"> use “R2”, “Y” and “G2” for a 3-color system due to how the </w:t>
      </w:r>
      <w:r>
        <w:rPr>
          <w:rFonts w:ascii="Palatino Linotype" w:hAnsi="Palatino Linotype"/>
          <w:b/>
          <w:color w:val="000000"/>
          <w:shd w:val="clear" w:color="auto" w:fill="FFFFFF"/>
        </w:rPr>
        <w:t>2. Raster Focal Mean</w:t>
      </w:r>
      <w:r>
        <w:rPr>
          <w:rFonts w:ascii="Palatino Linotype" w:hAnsi="Palatino Linotype"/>
          <w:color w:val="000000"/>
          <w:shd w:val="clear" w:color="auto" w:fill="FFFFFF"/>
        </w:rPr>
        <w:t xml:space="preserve"> tool functions – it will create “buffers” of R1 and G1 in between Y and R2 or G2 features. Avoid this by only using R1, Y, and G1 for a 3-color evaluation.</w:t>
      </w:r>
    </w:p>
    <w:p w:rsidR="00EF7163" w:rsidRPr="00AA6C00" w:rsidRDefault="00EF7163" w:rsidP="00235814">
      <w:pPr>
        <w:rPr>
          <w:rFonts w:ascii="Palatino Linotype" w:hAnsi="Palatino Linotype"/>
          <w:color w:val="000000"/>
          <w:shd w:val="clear" w:color="auto" w:fill="FFFFFF"/>
        </w:rPr>
      </w:pPr>
      <w:r>
        <w:rPr>
          <w:rFonts w:ascii="Palatino Linotype" w:hAnsi="Palatino Linotype"/>
          <w:color w:val="000000"/>
          <w:shd w:val="clear" w:color="auto" w:fill="FFFFFF"/>
        </w:rPr>
        <w:t xml:space="preserve">If you are doing the tutorial workflow, this step has already been done for you. The 5 feature classes in </w:t>
      </w:r>
      <w:proofErr w:type="spellStart"/>
      <w:r w:rsidRPr="00EF7163">
        <w:rPr>
          <w:rFonts w:ascii="Palatino Linotype" w:hAnsi="Palatino Linotype"/>
          <w:b/>
          <w:i/>
          <w:color w:val="000000"/>
          <w:shd w:val="clear" w:color="auto" w:fill="FFFFFF"/>
        </w:rPr>
        <w:t>Tutorial.gdb</w:t>
      </w:r>
      <w:proofErr w:type="spellEnd"/>
      <w:r w:rsidRPr="00EF7163">
        <w:rPr>
          <w:rFonts w:ascii="Palatino Linotype" w:hAnsi="Palatino Linotype"/>
          <w:b/>
          <w:i/>
          <w:color w:val="000000"/>
          <w:shd w:val="clear" w:color="auto" w:fill="FFFFFF"/>
        </w:rPr>
        <w:t>\Phase2_Proc_Sys03_Groundwater</w:t>
      </w:r>
      <w:r>
        <w:rPr>
          <w:rFonts w:ascii="Palatino Linotype" w:hAnsi="Palatino Linotype"/>
          <w:color w:val="000000"/>
          <w:shd w:val="clear" w:color="auto" w:fill="FFFFFF"/>
        </w:rPr>
        <w:t xml:space="preserve"> were developed to comprise the 5 colors related to the groundwater evaluation. They will be used in the upcoming step.</w:t>
      </w:r>
    </w:p>
    <w:p w:rsidR="00EF7163" w:rsidRPr="007F4E11" w:rsidRDefault="00EF7163" w:rsidP="00EF7163">
      <w:pPr>
        <w:rPr>
          <w:rFonts w:ascii="Palatino Linotype" w:hAnsi="Palatino Linotype"/>
          <w:b/>
          <w:color w:val="000000"/>
          <w:u w:val="single"/>
        </w:rPr>
      </w:pPr>
      <w:r>
        <w:rPr>
          <w:rFonts w:ascii="Palatino Linotype" w:hAnsi="Palatino Linotype"/>
          <w:b/>
          <w:color w:val="000000"/>
          <w:u w:val="single"/>
        </w:rPr>
        <w:t xml:space="preserve">Creating the raw combined </w:t>
      </w:r>
      <w:r w:rsidR="00B33ADD">
        <w:rPr>
          <w:rFonts w:ascii="Palatino Linotype" w:hAnsi="Palatino Linotype"/>
          <w:b/>
          <w:color w:val="000000"/>
          <w:u w:val="single"/>
        </w:rPr>
        <w:t>evaluation</w:t>
      </w:r>
    </w:p>
    <w:p w:rsidR="00054417" w:rsidRDefault="00EF7163" w:rsidP="00EF7163">
      <w:pPr>
        <w:rPr>
          <w:rFonts w:ascii="Palatino Linotype" w:hAnsi="Palatino Linotype"/>
          <w:color w:val="000000"/>
          <w:shd w:val="clear" w:color="auto" w:fill="FFFFFF"/>
        </w:rPr>
      </w:pPr>
      <w:r>
        <w:rPr>
          <w:rFonts w:ascii="Palatino Linotype" w:hAnsi="Palatino Linotype"/>
          <w:color w:val="000000"/>
          <w:shd w:val="clear" w:color="auto" w:fill="FFFFFF"/>
        </w:rPr>
        <w:t xml:space="preserve">The </w:t>
      </w:r>
      <w:r w:rsidR="007E7A0E">
        <w:rPr>
          <w:rFonts w:ascii="Palatino Linotype" w:hAnsi="Palatino Linotype"/>
          <w:color w:val="000000"/>
          <w:shd w:val="clear" w:color="auto" w:fill="FFFFFF"/>
        </w:rPr>
        <w:t>next</w:t>
      </w:r>
      <w:r>
        <w:rPr>
          <w:rFonts w:ascii="Palatino Linotype" w:hAnsi="Palatino Linotype"/>
          <w:color w:val="000000"/>
          <w:shd w:val="clear" w:color="auto" w:fill="FFFFFF"/>
        </w:rPr>
        <w:t xml:space="preserve"> step in preparing your data </w:t>
      </w:r>
      <w:r w:rsidR="00054417">
        <w:rPr>
          <w:rFonts w:ascii="Palatino Linotype" w:hAnsi="Palatino Linotype"/>
          <w:color w:val="000000"/>
          <w:shd w:val="clear" w:color="auto" w:fill="FFFFFF"/>
        </w:rPr>
        <w:t xml:space="preserve">is to combine all the source feature classes into one feature class in the Evaluation Template schema. This can be done using two default </w:t>
      </w:r>
      <w:proofErr w:type="spellStart"/>
      <w:r w:rsidR="00054417">
        <w:rPr>
          <w:rFonts w:ascii="Palatino Linotype" w:hAnsi="Palatino Linotype"/>
          <w:color w:val="000000"/>
          <w:shd w:val="clear" w:color="auto" w:fill="FFFFFF"/>
        </w:rPr>
        <w:t>ArcToolbox</w:t>
      </w:r>
      <w:proofErr w:type="spellEnd"/>
      <w:r w:rsidR="00054417">
        <w:rPr>
          <w:rFonts w:ascii="Palatino Linotype" w:hAnsi="Palatino Linotype"/>
          <w:color w:val="000000"/>
          <w:shd w:val="clear" w:color="auto" w:fill="FFFFFF"/>
        </w:rPr>
        <w:t xml:space="preserve"> tools.</w:t>
      </w:r>
      <w:r w:rsidR="00C406B8">
        <w:rPr>
          <w:rFonts w:ascii="Palatino Linotype" w:hAnsi="Palatino Linotype"/>
          <w:color w:val="000000"/>
          <w:shd w:val="clear" w:color="auto" w:fill="FFFFFF"/>
        </w:rPr>
        <w:t xml:space="preserve"> The first is Copy Features.</w:t>
      </w:r>
    </w:p>
    <w:p w:rsidR="00054417" w:rsidRDefault="00054417" w:rsidP="00054417">
      <w:pPr>
        <w:pStyle w:val="ListParagraph"/>
        <w:numPr>
          <w:ilvl w:val="0"/>
          <w:numId w:val="10"/>
        </w:numPr>
        <w:rPr>
          <w:rFonts w:ascii="Palatino Linotype" w:hAnsi="Palatino Linotype"/>
          <w:color w:val="000000"/>
          <w:shd w:val="clear" w:color="auto" w:fill="FFFFFF"/>
        </w:rPr>
      </w:pPr>
      <w:r>
        <w:rPr>
          <w:rFonts w:ascii="Palatino Linotype" w:hAnsi="Palatino Linotype"/>
          <w:color w:val="000000"/>
          <w:shd w:val="clear" w:color="auto" w:fill="FFFFFF"/>
        </w:rPr>
        <w:lastRenderedPageBreak/>
        <w:t xml:space="preserve">Open the </w:t>
      </w:r>
      <w:r>
        <w:rPr>
          <w:rFonts w:ascii="Palatino Linotype" w:hAnsi="Palatino Linotype"/>
          <w:b/>
          <w:color w:val="000000"/>
          <w:shd w:val="clear" w:color="auto" w:fill="FFFFFF"/>
        </w:rPr>
        <w:t>Copy Features</w:t>
      </w:r>
      <w:r>
        <w:rPr>
          <w:rFonts w:ascii="Palatino Linotype" w:hAnsi="Palatino Linotype"/>
          <w:color w:val="000000"/>
          <w:shd w:val="clear" w:color="auto" w:fill="FFFFFF"/>
        </w:rPr>
        <w:t xml:space="preserve"> tool in </w:t>
      </w:r>
      <w:proofErr w:type="spellStart"/>
      <w:r>
        <w:rPr>
          <w:rFonts w:ascii="Palatino Linotype" w:hAnsi="Palatino Linotype"/>
          <w:color w:val="000000"/>
          <w:shd w:val="clear" w:color="auto" w:fill="FFFFFF"/>
        </w:rPr>
        <w:t>ArcToolbox</w:t>
      </w:r>
      <w:proofErr w:type="spellEnd"/>
      <w:r>
        <w:rPr>
          <w:rFonts w:ascii="Palatino Linotype" w:hAnsi="Palatino Linotype"/>
          <w:color w:val="000000"/>
          <w:shd w:val="clear" w:color="auto" w:fill="FFFFFF"/>
        </w:rPr>
        <w:t xml:space="preserve"> &gt; Data Management Tools &gt; Features.</w:t>
      </w:r>
    </w:p>
    <w:p w:rsidR="00054417" w:rsidRDefault="00054417" w:rsidP="00054417">
      <w:pPr>
        <w:pStyle w:val="ListParagraph"/>
        <w:numPr>
          <w:ilvl w:val="0"/>
          <w:numId w:val="10"/>
        </w:numPr>
        <w:rPr>
          <w:rFonts w:ascii="Palatino Linotype" w:hAnsi="Palatino Linotype"/>
          <w:color w:val="000000"/>
          <w:shd w:val="clear" w:color="auto" w:fill="FFFFFF"/>
        </w:rPr>
      </w:pPr>
      <w:r>
        <w:rPr>
          <w:rFonts w:ascii="Palatino Linotype" w:hAnsi="Palatino Linotype"/>
          <w:color w:val="000000"/>
          <w:shd w:val="clear" w:color="auto" w:fill="FFFFFF"/>
        </w:rPr>
        <w:t xml:space="preserve">Select the </w:t>
      </w:r>
      <w:proofErr w:type="spellStart"/>
      <w:r>
        <w:rPr>
          <w:rFonts w:ascii="Palatino Linotype" w:hAnsi="Palatino Linotype"/>
          <w:b/>
          <w:i/>
          <w:color w:val="000000"/>
          <w:shd w:val="clear" w:color="auto" w:fill="FFFFFF"/>
        </w:rPr>
        <w:t>EvaluationTemplate</w:t>
      </w:r>
      <w:proofErr w:type="spellEnd"/>
      <w:r>
        <w:rPr>
          <w:rFonts w:ascii="Palatino Linotype" w:hAnsi="Palatino Linotype"/>
          <w:color w:val="000000"/>
          <w:shd w:val="clear" w:color="auto" w:fill="FFFFFF"/>
        </w:rPr>
        <w:t xml:space="preserve"> feature class in the scratch geodatabase as the</w:t>
      </w:r>
      <w:r>
        <w:rPr>
          <w:rFonts w:ascii="Palatino Linotype" w:hAnsi="Palatino Linotype"/>
          <w:b/>
          <w:color w:val="000000"/>
          <w:shd w:val="clear" w:color="auto" w:fill="FFFFFF"/>
        </w:rPr>
        <w:t xml:space="preserve"> </w:t>
      </w:r>
      <w:r w:rsidRPr="00AF521C">
        <w:rPr>
          <w:rFonts w:ascii="Palatino Linotype" w:hAnsi="Palatino Linotype"/>
          <w:color w:val="000000"/>
          <w:u w:val="single"/>
          <w:shd w:val="clear" w:color="auto" w:fill="FFFFFF"/>
        </w:rPr>
        <w:t>Input Features</w:t>
      </w:r>
      <w:r>
        <w:rPr>
          <w:rFonts w:ascii="Palatino Linotype" w:hAnsi="Palatino Linotype"/>
          <w:color w:val="000000"/>
          <w:shd w:val="clear" w:color="auto" w:fill="FFFFFF"/>
        </w:rPr>
        <w:t>.</w:t>
      </w:r>
    </w:p>
    <w:p w:rsidR="00C406B8" w:rsidRDefault="00D47129" w:rsidP="00054417">
      <w:pPr>
        <w:pStyle w:val="ListParagraph"/>
        <w:numPr>
          <w:ilvl w:val="0"/>
          <w:numId w:val="10"/>
        </w:numPr>
        <w:rPr>
          <w:rFonts w:ascii="Palatino Linotype" w:hAnsi="Palatino Linotype"/>
          <w:color w:val="000000"/>
          <w:shd w:val="clear" w:color="auto" w:fill="FFFFFF"/>
        </w:rPr>
      </w:pPr>
      <w:r>
        <w:rPr>
          <w:rFonts w:ascii="Palatino Linotype" w:hAnsi="Palatino Linotype"/>
          <w:color w:val="000000"/>
          <w:shd w:val="clear" w:color="auto" w:fill="FFFFFF"/>
        </w:rPr>
        <w:t xml:space="preserve">Place the </w:t>
      </w:r>
      <w:r w:rsidR="00AF521C" w:rsidRPr="00AF521C">
        <w:rPr>
          <w:rFonts w:ascii="Palatino Linotype" w:hAnsi="Palatino Linotype"/>
          <w:color w:val="000000"/>
          <w:u w:val="single"/>
          <w:shd w:val="clear" w:color="auto" w:fill="FFFFFF"/>
        </w:rPr>
        <w:t>Output Feature Class</w:t>
      </w:r>
      <w:r>
        <w:rPr>
          <w:rFonts w:ascii="Palatino Linotype" w:hAnsi="Palatino Linotype"/>
          <w:color w:val="000000"/>
          <w:shd w:val="clear" w:color="auto" w:fill="FFFFFF"/>
        </w:rPr>
        <w:t xml:space="preserve"> wherever you would like to store the steps of your simplification process</w:t>
      </w:r>
      <w:r w:rsidR="00AF521C">
        <w:rPr>
          <w:rFonts w:ascii="Palatino Linotype" w:hAnsi="Palatino Linotype"/>
          <w:color w:val="000000"/>
          <w:shd w:val="clear" w:color="auto" w:fill="FFFFFF"/>
        </w:rPr>
        <w:t>,</w:t>
      </w:r>
      <w:r>
        <w:rPr>
          <w:rFonts w:ascii="Palatino Linotype" w:hAnsi="Palatino Linotype"/>
          <w:color w:val="000000"/>
          <w:shd w:val="clear" w:color="auto" w:fill="FFFFFF"/>
        </w:rPr>
        <w:t xml:space="preserve"> as this is where it begins.</w:t>
      </w:r>
    </w:p>
    <w:p w:rsidR="00D47129" w:rsidRDefault="00C406B8" w:rsidP="00C406B8">
      <w:pPr>
        <w:pStyle w:val="ListParagraph"/>
        <w:numPr>
          <w:ilvl w:val="1"/>
          <w:numId w:val="10"/>
        </w:numPr>
        <w:rPr>
          <w:rFonts w:ascii="Palatino Linotype" w:hAnsi="Palatino Linotype"/>
          <w:color w:val="000000"/>
          <w:shd w:val="clear" w:color="auto" w:fill="FFFFFF"/>
        </w:rPr>
      </w:pPr>
      <w:r>
        <w:rPr>
          <w:rFonts w:ascii="Palatino Linotype" w:hAnsi="Palatino Linotype"/>
          <w:color w:val="000000"/>
          <w:shd w:val="clear" w:color="auto" w:fill="FFFFFF"/>
        </w:rPr>
        <w:t xml:space="preserve">This should be in your own geodatabase, </w:t>
      </w:r>
      <w:r w:rsidRPr="00AF521C">
        <w:rPr>
          <w:rFonts w:ascii="Palatino Linotype" w:hAnsi="Palatino Linotype"/>
          <w:i/>
          <w:color w:val="000000"/>
          <w:u w:val="single"/>
          <w:shd w:val="clear" w:color="auto" w:fill="FFFFFF"/>
        </w:rPr>
        <w:t>not</w:t>
      </w:r>
      <w:r>
        <w:rPr>
          <w:rFonts w:ascii="Palatino Linotype" w:hAnsi="Palatino Linotype"/>
          <w:color w:val="000000"/>
          <w:shd w:val="clear" w:color="auto" w:fill="FFFFFF"/>
        </w:rPr>
        <w:t xml:space="preserve"> the scratch geodatabase, which is mainly designed for intermediate datasets of the tools themselves.</w:t>
      </w:r>
    </w:p>
    <w:p w:rsidR="00C406B8" w:rsidRDefault="00C406B8" w:rsidP="00C406B8">
      <w:pPr>
        <w:pStyle w:val="ListParagraph"/>
        <w:numPr>
          <w:ilvl w:val="0"/>
          <w:numId w:val="10"/>
        </w:numPr>
        <w:rPr>
          <w:rFonts w:ascii="Palatino Linotype" w:hAnsi="Palatino Linotype"/>
          <w:color w:val="000000"/>
          <w:shd w:val="clear" w:color="auto" w:fill="FFFFFF"/>
        </w:rPr>
      </w:pPr>
      <w:r>
        <w:rPr>
          <w:rFonts w:ascii="Palatino Linotype" w:hAnsi="Palatino Linotype"/>
          <w:color w:val="000000"/>
          <w:shd w:val="clear" w:color="auto" w:fill="FFFFFF"/>
        </w:rPr>
        <w:t xml:space="preserve">If doing the tutorial, place the output in the </w:t>
      </w:r>
      <w:proofErr w:type="spellStart"/>
      <w:r w:rsidRPr="00C406B8">
        <w:rPr>
          <w:rFonts w:ascii="Palatino Linotype" w:hAnsi="Palatino Linotype"/>
          <w:b/>
          <w:i/>
          <w:color w:val="000000"/>
          <w:shd w:val="clear" w:color="auto" w:fill="FFFFFF"/>
        </w:rPr>
        <w:t>Tutorial.gdb</w:t>
      </w:r>
      <w:proofErr w:type="spellEnd"/>
      <w:r w:rsidRPr="00C406B8">
        <w:rPr>
          <w:rFonts w:ascii="Palatino Linotype" w:hAnsi="Palatino Linotype"/>
          <w:b/>
          <w:i/>
          <w:color w:val="000000"/>
          <w:shd w:val="clear" w:color="auto" w:fill="FFFFFF"/>
        </w:rPr>
        <w:t>\Phase3_Eval_Sys03_Groundwater</w:t>
      </w:r>
      <w:r>
        <w:rPr>
          <w:rFonts w:ascii="Palatino Linotype" w:hAnsi="Palatino Linotype"/>
          <w:color w:val="000000"/>
          <w:shd w:val="clear" w:color="auto" w:fill="FFFFFF"/>
        </w:rPr>
        <w:t xml:space="preserve"> feature dataset and call it </w:t>
      </w:r>
      <w:r w:rsidRPr="00C406B8">
        <w:rPr>
          <w:rFonts w:ascii="Palatino Linotype" w:hAnsi="Palatino Linotype"/>
          <w:b/>
          <w:i/>
          <w:color w:val="000000"/>
          <w:shd w:val="clear" w:color="auto" w:fill="FFFFFF"/>
        </w:rPr>
        <w:t>Sys03_Groundwater_EvalRawColors</w:t>
      </w:r>
      <w:r>
        <w:rPr>
          <w:rFonts w:ascii="Palatino Linotype" w:hAnsi="Palatino Linotype"/>
          <w:color w:val="000000"/>
          <w:shd w:val="clear" w:color="auto" w:fill="FFFFFF"/>
        </w:rPr>
        <w:t>.</w:t>
      </w:r>
    </w:p>
    <w:p w:rsidR="00C406B8" w:rsidRPr="00C406B8" w:rsidRDefault="00C406B8" w:rsidP="00C406B8">
      <w:pPr>
        <w:jc w:val="center"/>
        <w:rPr>
          <w:rFonts w:ascii="Palatino Linotype" w:hAnsi="Palatino Linotype"/>
          <w:color w:val="000000"/>
          <w:shd w:val="clear" w:color="auto" w:fill="FFFFFF"/>
        </w:rPr>
      </w:pPr>
      <w:r>
        <w:rPr>
          <w:rFonts w:ascii="Palatino Linotype" w:hAnsi="Palatino Linotype"/>
          <w:noProof/>
          <w:color w:val="000000"/>
          <w:shd w:val="clear" w:color="auto" w:fill="FFFFFF"/>
        </w:rPr>
        <w:drawing>
          <wp:inline distT="0" distB="0" distL="0" distR="0" wp14:anchorId="3013619E" wp14:editId="7294B2A0">
            <wp:extent cx="5943600" cy="36309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_CopyTemplat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30930"/>
                    </a:xfrm>
                    <a:prstGeom prst="rect">
                      <a:avLst/>
                    </a:prstGeom>
                  </pic:spPr>
                </pic:pic>
              </a:graphicData>
            </a:graphic>
          </wp:inline>
        </w:drawing>
      </w:r>
    </w:p>
    <w:p w:rsidR="00B40D1E" w:rsidRDefault="00B40D1E" w:rsidP="00C406B8">
      <w:pPr>
        <w:rPr>
          <w:rFonts w:ascii="Palatino Linotype" w:hAnsi="Palatino Linotype"/>
          <w:color w:val="000000"/>
          <w:shd w:val="clear" w:color="auto" w:fill="FFFFFF"/>
        </w:rPr>
      </w:pPr>
      <w:r>
        <w:rPr>
          <w:rFonts w:ascii="Palatino Linotype" w:hAnsi="Palatino Linotype"/>
          <w:color w:val="000000"/>
          <w:shd w:val="clear" w:color="auto" w:fill="FFFFFF"/>
        </w:rPr>
        <w:t xml:space="preserve">Click OK. The output feature class </w:t>
      </w:r>
      <w:r w:rsidR="00D42300">
        <w:rPr>
          <w:rFonts w:ascii="Palatino Linotype" w:hAnsi="Palatino Linotype"/>
          <w:color w:val="000000"/>
          <w:shd w:val="clear" w:color="auto" w:fill="FFFFFF"/>
        </w:rPr>
        <w:t>should be added to the</w:t>
      </w:r>
      <w:r w:rsidR="00AB5FCB">
        <w:rPr>
          <w:rFonts w:ascii="Palatino Linotype" w:hAnsi="Palatino Linotype"/>
          <w:color w:val="000000"/>
          <w:shd w:val="clear" w:color="auto" w:fill="FFFFFF"/>
        </w:rPr>
        <w:t xml:space="preserve"> ArcMap</w:t>
      </w:r>
      <w:r w:rsidR="00D42300">
        <w:rPr>
          <w:rFonts w:ascii="Palatino Linotype" w:hAnsi="Palatino Linotype"/>
          <w:color w:val="000000"/>
          <w:shd w:val="clear" w:color="auto" w:fill="FFFFFF"/>
        </w:rPr>
        <w:t xml:space="preserve"> Table of Contents</w:t>
      </w:r>
      <w:r>
        <w:rPr>
          <w:rFonts w:ascii="Palatino Linotype" w:hAnsi="Palatino Linotype"/>
          <w:color w:val="000000"/>
          <w:shd w:val="clear" w:color="auto" w:fill="FFFFFF"/>
        </w:rPr>
        <w:t>, although it should also be empty</w:t>
      </w:r>
      <w:r w:rsidR="00D42300">
        <w:rPr>
          <w:rFonts w:ascii="Palatino Linotype" w:hAnsi="Palatino Linotype"/>
          <w:color w:val="000000"/>
          <w:shd w:val="clear" w:color="auto" w:fill="FFFFFF"/>
        </w:rPr>
        <w:t xml:space="preserve">, so </w:t>
      </w:r>
      <w:r w:rsidR="009249CA">
        <w:rPr>
          <w:rFonts w:ascii="Palatino Linotype" w:hAnsi="Palatino Linotype"/>
          <w:color w:val="000000"/>
          <w:shd w:val="clear" w:color="auto" w:fill="FFFFFF"/>
        </w:rPr>
        <w:t>nothing</w:t>
      </w:r>
      <w:r w:rsidR="00D42300">
        <w:rPr>
          <w:rFonts w:ascii="Palatino Linotype" w:hAnsi="Palatino Linotype"/>
          <w:color w:val="000000"/>
          <w:shd w:val="clear" w:color="auto" w:fill="FFFFFF"/>
        </w:rPr>
        <w:t xml:space="preserve"> should show on the map</w:t>
      </w:r>
      <w:r>
        <w:rPr>
          <w:rFonts w:ascii="Palatino Linotype" w:hAnsi="Palatino Linotype"/>
          <w:color w:val="000000"/>
          <w:shd w:val="clear" w:color="auto" w:fill="FFFFFF"/>
        </w:rPr>
        <w:t xml:space="preserve"> (delete features if any are present </w:t>
      </w:r>
      <w:r w:rsidR="009249CA">
        <w:rPr>
          <w:rFonts w:ascii="Palatino Linotype" w:hAnsi="Palatino Linotype"/>
          <w:color w:val="000000"/>
          <w:shd w:val="clear" w:color="auto" w:fill="FFFFFF"/>
        </w:rPr>
        <w:t>in it</w:t>
      </w:r>
      <w:r>
        <w:rPr>
          <w:rFonts w:ascii="Palatino Linotype" w:hAnsi="Palatino Linotype"/>
          <w:color w:val="000000"/>
          <w:shd w:val="clear" w:color="auto" w:fill="FFFFFF"/>
        </w:rPr>
        <w:t>).</w:t>
      </w:r>
    </w:p>
    <w:p w:rsidR="00C406B8" w:rsidRDefault="00C406B8" w:rsidP="00C406B8">
      <w:pPr>
        <w:rPr>
          <w:rFonts w:ascii="Palatino Linotype" w:hAnsi="Palatino Linotype"/>
          <w:color w:val="000000"/>
          <w:shd w:val="clear" w:color="auto" w:fill="FFFFFF"/>
        </w:rPr>
      </w:pPr>
      <w:r>
        <w:rPr>
          <w:rFonts w:ascii="Palatino Linotype" w:hAnsi="Palatino Linotype"/>
          <w:color w:val="000000"/>
          <w:shd w:val="clear" w:color="auto" w:fill="FFFFFF"/>
        </w:rPr>
        <w:t>Next is the Append tool, which we will use to fill this empty copy of the template with your source features.</w:t>
      </w:r>
    </w:p>
    <w:p w:rsidR="00C406B8" w:rsidRDefault="00B40D1E" w:rsidP="00C406B8">
      <w:pPr>
        <w:pStyle w:val="ListParagraph"/>
        <w:numPr>
          <w:ilvl w:val="0"/>
          <w:numId w:val="11"/>
        </w:numPr>
        <w:rPr>
          <w:rFonts w:ascii="Palatino Linotype" w:hAnsi="Palatino Linotype"/>
          <w:color w:val="000000"/>
          <w:shd w:val="clear" w:color="auto" w:fill="FFFFFF"/>
        </w:rPr>
      </w:pPr>
      <w:r>
        <w:rPr>
          <w:rFonts w:ascii="Palatino Linotype" w:hAnsi="Palatino Linotype"/>
          <w:color w:val="000000"/>
          <w:shd w:val="clear" w:color="auto" w:fill="FFFFFF"/>
        </w:rPr>
        <w:t xml:space="preserve">Open the </w:t>
      </w:r>
      <w:r>
        <w:rPr>
          <w:rFonts w:ascii="Palatino Linotype" w:hAnsi="Palatino Linotype"/>
          <w:b/>
          <w:color w:val="000000"/>
          <w:shd w:val="clear" w:color="auto" w:fill="FFFFFF"/>
        </w:rPr>
        <w:t>Append</w:t>
      </w:r>
      <w:r>
        <w:rPr>
          <w:rFonts w:ascii="Palatino Linotype" w:hAnsi="Palatino Linotype"/>
          <w:color w:val="000000"/>
          <w:shd w:val="clear" w:color="auto" w:fill="FFFFFF"/>
        </w:rPr>
        <w:t xml:space="preserve"> tool in </w:t>
      </w:r>
      <w:proofErr w:type="spellStart"/>
      <w:r>
        <w:rPr>
          <w:rFonts w:ascii="Palatino Linotype" w:hAnsi="Palatino Linotype"/>
          <w:color w:val="000000"/>
          <w:shd w:val="clear" w:color="auto" w:fill="FFFFFF"/>
        </w:rPr>
        <w:t>ArcToolbox</w:t>
      </w:r>
      <w:proofErr w:type="spellEnd"/>
      <w:r>
        <w:rPr>
          <w:rFonts w:ascii="Palatino Linotype" w:hAnsi="Palatino Linotype"/>
          <w:color w:val="000000"/>
          <w:shd w:val="clear" w:color="auto" w:fill="FFFFFF"/>
        </w:rPr>
        <w:t xml:space="preserve"> &gt; Data Management Tools &gt; General.</w:t>
      </w:r>
    </w:p>
    <w:p w:rsidR="00B40D1E" w:rsidRDefault="00B40D1E" w:rsidP="00C406B8">
      <w:pPr>
        <w:pStyle w:val="ListParagraph"/>
        <w:numPr>
          <w:ilvl w:val="0"/>
          <w:numId w:val="11"/>
        </w:numPr>
        <w:rPr>
          <w:rFonts w:ascii="Palatino Linotype" w:hAnsi="Palatino Linotype"/>
          <w:color w:val="000000"/>
          <w:shd w:val="clear" w:color="auto" w:fill="FFFFFF"/>
        </w:rPr>
      </w:pPr>
      <w:r>
        <w:rPr>
          <w:rFonts w:ascii="Palatino Linotype" w:hAnsi="Palatino Linotype"/>
          <w:color w:val="000000"/>
          <w:shd w:val="clear" w:color="auto" w:fill="FFFFFF"/>
        </w:rPr>
        <w:lastRenderedPageBreak/>
        <w:t xml:space="preserve">For </w:t>
      </w:r>
      <w:r w:rsidRPr="00AF521C">
        <w:rPr>
          <w:rFonts w:ascii="Palatino Linotype" w:hAnsi="Palatino Linotype"/>
          <w:color w:val="000000"/>
          <w:u w:val="single"/>
          <w:shd w:val="clear" w:color="auto" w:fill="FFFFFF"/>
        </w:rPr>
        <w:t>Input Datasets</w:t>
      </w:r>
      <w:r>
        <w:rPr>
          <w:rFonts w:ascii="Palatino Linotype" w:hAnsi="Palatino Linotype"/>
          <w:color w:val="000000"/>
          <w:shd w:val="clear" w:color="auto" w:fill="FFFFFF"/>
        </w:rPr>
        <w:t xml:space="preserve">, add all of your source feature classes which you added and calculated the </w:t>
      </w:r>
      <w:r>
        <w:rPr>
          <w:rFonts w:ascii="Palatino Linotype" w:hAnsi="Palatino Linotype"/>
          <w:b/>
          <w:i/>
          <w:color w:val="000000"/>
          <w:shd w:val="clear" w:color="auto" w:fill="FFFFFF"/>
        </w:rPr>
        <w:t>color</w:t>
      </w:r>
      <w:r>
        <w:rPr>
          <w:rFonts w:ascii="Palatino Linotype" w:hAnsi="Palatino Linotype"/>
          <w:color w:val="000000"/>
          <w:shd w:val="clear" w:color="auto" w:fill="FFFFFF"/>
        </w:rPr>
        <w:t xml:space="preserve"> field for. If any of these are ArcMap layers, be sure they have no selection on them, as only selected features will be added for layers.</w:t>
      </w:r>
    </w:p>
    <w:p w:rsidR="00A220D9" w:rsidRDefault="00A220D9" w:rsidP="00A220D9">
      <w:pPr>
        <w:pStyle w:val="ListParagraph"/>
        <w:numPr>
          <w:ilvl w:val="1"/>
          <w:numId w:val="11"/>
        </w:numPr>
        <w:rPr>
          <w:rFonts w:ascii="Palatino Linotype" w:hAnsi="Palatino Linotype"/>
          <w:color w:val="000000"/>
          <w:shd w:val="clear" w:color="auto" w:fill="FFFFFF"/>
        </w:rPr>
      </w:pPr>
      <w:r>
        <w:rPr>
          <w:rFonts w:ascii="Palatino Linotype" w:hAnsi="Palatino Linotype"/>
          <w:color w:val="000000"/>
          <w:shd w:val="clear" w:color="auto" w:fill="FFFFFF"/>
        </w:rPr>
        <w:t xml:space="preserve">For the tutorial, this is the 5 feature classes in </w:t>
      </w:r>
      <w:proofErr w:type="spellStart"/>
      <w:r w:rsidRPr="00EF7163">
        <w:rPr>
          <w:rFonts w:ascii="Palatino Linotype" w:hAnsi="Palatino Linotype"/>
          <w:b/>
          <w:i/>
          <w:color w:val="000000"/>
          <w:shd w:val="clear" w:color="auto" w:fill="FFFFFF"/>
        </w:rPr>
        <w:t>Tutorial.gdb</w:t>
      </w:r>
      <w:proofErr w:type="spellEnd"/>
      <w:r w:rsidRPr="00EF7163">
        <w:rPr>
          <w:rFonts w:ascii="Palatino Linotype" w:hAnsi="Palatino Linotype"/>
          <w:b/>
          <w:i/>
          <w:color w:val="000000"/>
          <w:shd w:val="clear" w:color="auto" w:fill="FFFFFF"/>
        </w:rPr>
        <w:t>\Phase2_Proc_Sys03_Groundwater</w:t>
      </w:r>
      <w:r>
        <w:rPr>
          <w:rFonts w:ascii="Palatino Linotype" w:hAnsi="Palatino Linotype"/>
          <w:color w:val="000000"/>
          <w:shd w:val="clear" w:color="auto" w:fill="FFFFFF"/>
        </w:rPr>
        <w:t xml:space="preserve"> (see screenshot below).</w:t>
      </w:r>
    </w:p>
    <w:p w:rsidR="00A220D9" w:rsidRDefault="00B40D1E" w:rsidP="00C406B8">
      <w:pPr>
        <w:pStyle w:val="ListParagraph"/>
        <w:numPr>
          <w:ilvl w:val="0"/>
          <w:numId w:val="11"/>
        </w:numPr>
        <w:rPr>
          <w:rFonts w:ascii="Palatino Linotype" w:hAnsi="Palatino Linotype"/>
          <w:color w:val="000000"/>
          <w:shd w:val="clear" w:color="auto" w:fill="FFFFFF"/>
        </w:rPr>
      </w:pPr>
      <w:r>
        <w:rPr>
          <w:rFonts w:ascii="Palatino Linotype" w:hAnsi="Palatino Linotype"/>
          <w:color w:val="000000"/>
          <w:shd w:val="clear" w:color="auto" w:fill="FFFFFF"/>
        </w:rPr>
        <w:t xml:space="preserve">For </w:t>
      </w:r>
      <w:r w:rsidRPr="00AF521C">
        <w:rPr>
          <w:rFonts w:ascii="Palatino Linotype" w:hAnsi="Palatino Linotype"/>
          <w:color w:val="000000"/>
          <w:u w:val="single"/>
          <w:shd w:val="clear" w:color="auto" w:fill="FFFFFF"/>
        </w:rPr>
        <w:t>Target</w:t>
      </w:r>
      <w:r w:rsidR="00AF521C" w:rsidRPr="00AF521C">
        <w:rPr>
          <w:rFonts w:ascii="Palatino Linotype" w:hAnsi="Palatino Linotype"/>
          <w:color w:val="000000"/>
          <w:u w:val="single"/>
          <w:shd w:val="clear" w:color="auto" w:fill="FFFFFF"/>
        </w:rPr>
        <w:t xml:space="preserve"> Dataset</w:t>
      </w:r>
      <w:r w:rsidR="00A220D9">
        <w:rPr>
          <w:rFonts w:ascii="Palatino Linotype" w:hAnsi="Palatino Linotype"/>
          <w:color w:val="000000"/>
          <w:shd w:val="clear" w:color="auto" w:fill="FFFFFF"/>
        </w:rPr>
        <w:t xml:space="preserve"> select the newly created copy of the template, either the ArcMap layer or its feature class on disk.</w:t>
      </w:r>
    </w:p>
    <w:p w:rsidR="00B40D1E" w:rsidRDefault="00A220D9" w:rsidP="00A220D9">
      <w:pPr>
        <w:pStyle w:val="ListParagraph"/>
        <w:numPr>
          <w:ilvl w:val="1"/>
          <w:numId w:val="11"/>
        </w:numPr>
        <w:rPr>
          <w:rFonts w:ascii="Palatino Linotype" w:hAnsi="Palatino Linotype"/>
          <w:color w:val="000000"/>
          <w:shd w:val="clear" w:color="auto" w:fill="FFFFFF"/>
        </w:rPr>
      </w:pPr>
      <w:r>
        <w:rPr>
          <w:rFonts w:ascii="Palatino Linotype" w:hAnsi="Palatino Linotype"/>
          <w:color w:val="000000"/>
          <w:shd w:val="clear" w:color="auto" w:fill="FFFFFF"/>
        </w:rPr>
        <w:t xml:space="preserve">For the tutorial, this will be </w:t>
      </w:r>
      <w:r w:rsidRPr="00C406B8">
        <w:rPr>
          <w:rFonts w:ascii="Palatino Linotype" w:hAnsi="Palatino Linotype"/>
          <w:b/>
          <w:i/>
          <w:color w:val="000000"/>
          <w:shd w:val="clear" w:color="auto" w:fill="FFFFFF"/>
        </w:rPr>
        <w:t>Sys03_Groundwater_EvalRawColors</w:t>
      </w:r>
      <w:r>
        <w:rPr>
          <w:rFonts w:ascii="Palatino Linotype" w:hAnsi="Palatino Linotype"/>
          <w:color w:val="000000"/>
          <w:shd w:val="clear" w:color="auto" w:fill="FFFFFF"/>
        </w:rPr>
        <w:t>.</w:t>
      </w:r>
    </w:p>
    <w:p w:rsidR="00A220D9" w:rsidRDefault="00A220D9" w:rsidP="00C406B8">
      <w:pPr>
        <w:pStyle w:val="ListParagraph"/>
        <w:numPr>
          <w:ilvl w:val="0"/>
          <w:numId w:val="11"/>
        </w:numPr>
        <w:rPr>
          <w:rFonts w:ascii="Palatino Linotype" w:hAnsi="Palatino Linotype"/>
          <w:color w:val="000000"/>
          <w:shd w:val="clear" w:color="auto" w:fill="FFFFFF"/>
        </w:rPr>
      </w:pPr>
      <w:r>
        <w:rPr>
          <w:rFonts w:ascii="Palatino Linotype" w:hAnsi="Palatino Linotype"/>
          <w:color w:val="000000"/>
          <w:shd w:val="clear" w:color="auto" w:fill="FFFFFF"/>
        </w:rPr>
        <w:t xml:space="preserve">Set </w:t>
      </w:r>
      <w:r>
        <w:rPr>
          <w:rFonts w:ascii="Palatino Linotype" w:hAnsi="Palatino Linotype"/>
          <w:color w:val="000000"/>
          <w:u w:val="single"/>
          <w:shd w:val="clear" w:color="auto" w:fill="FFFFFF"/>
        </w:rPr>
        <w:t>Schema Type</w:t>
      </w:r>
      <w:r>
        <w:rPr>
          <w:rFonts w:ascii="Palatino Linotype" w:hAnsi="Palatino Linotype"/>
          <w:color w:val="000000"/>
          <w:shd w:val="clear" w:color="auto" w:fill="FFFFFF"/>
        </w:rPr>
        <w:t xml:space="preserve"> to “NO_TEST” and ensure that each of your input datasets has a corresponding field under the </w:t>
      </w:r>
      <w:r>
        <w:rPr>
          <w:rFonts w:ascii="Palatino Linotype" w:hAnsi="Palatino Linotype"/>
          <w:b/>
          <w:i/>
          <w:color w:val="000000"/>
          <w:shd w:val="clear" w:color="auto" w:fill="FFFFFF"/>
        </w:rPr>
        <w:t>color</w:t>
      </w:r>
      <w:r>
        <w:rPr>
          <w:rFonts w:ascii="Palatino Linotype" w:hAnsi="Palatino Linotype"/>
          <w:color w:val="000000"/>
          <w:shd w:val="clear" w:color="auto" w:fill="FFFFFF"/>
        </w:rPr>
        <w:t xml:space="preserve"> field in the </w:t>
      </w:r>
      <w:r>
        <w:rPr>
          <w:rFonts w:ascii="Palatino Linotype" w:hAnsi="Palatino Linotype"/>
          <w:color w:val="000000"/>
          <w:u w:val="single"/>
          <w:shd w:val="clear" w:color="auto" w:fill="FFFFFF"/>
        </w:rPr>
        <w:t>Field Map</w:t>
      </w:r>
      <w:r>
        <w:rPr>
          <w:rFonts w:ascii="Palatino Linotype" w:hAnsi="Palatino Linotype"/>
          <w:color w:val="000000"/>
          <w:shd w:val="clear" w:color="auto" w:fill="FFFFFF"/>
        </w:rPr>
        <w:t xml:space="preserve"> parameter.</w:t>
      </w:r>
    </w:p>
    <w:p w:rsidR="00A220D9" w:rsidRDefault="00A220D9" w:rsidP="00C406B8">
      <w:pPr>
        <w:pStyle w:val="ListParagraph"/>
        <w:numPr>
          <w:ilvl w:val="0"/>
          <w:numId w:val="11"/>
        </w:numPr>
        <w:rPr>
          <w:rFonts w:ascii="Palatino Linotype" w:hAnsi="Palatino Linotype"/>
          <w:color w:val="000000"/>
          <w:shd w:val="clear" w:color="auto" w:fill="FFFFFF"/>
        </w:rPr>
      </w:pPr>
      <w:r>
        <w:rPr>
          <w:rFonts w:ascii="Palatino Linotype" w:hAnsi="Palatino Linotype"/>
          <w:color w:val="000000"/>
          <w:shd w:val="clear" w:color="auto" w:fill="FFFFFF"/>
        </w:rPr>
        <w:t>Click OK.</w:t>
      </w:r>
    </w:p>
    <w:p w:rsidR="00A220D9" w:rsidRPr="00A220D9" w:rsidRDefault="00A220D9" w:rsidP="00A220D9">
      <w:pPr>
        <w:jc w:val="center"/>
        <w:rPr>
          <w:rFonts w:ascii="Palatino Linotype" w:hAnsi="Palatino Linotype"/>
          <w:color w:val="000000"/>
          <w:shd w:val="clear" w:color="auto" w:fill="FFFFFF"/>
        </w:rPr>
      </w:pPr>
      <w:r>
        <w:rPr>
          <w:rFonts w:ascii="Palatino Linotype" w:hAnsi="Palatino Linotype"/>
          <w:noProof/>
          <w:color w:val="000000"/>
          <w:shd w:val="clear" w:color="auto" w:fill="FFFFFF"/>
        </w:rPr>
        <w:drawing>
          <wp:inline distT="0" distB="0" distL="0" distR="0" wp14:anchorId="017D93D7" wp14:editId="499D55A7">
            <wp:extent cx="5943600" cy="36309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_AppendToCopy.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30930"/>
                    </a:xfrm>
                    <a:prstGeom prst="rect">
                      <a:avLst/>
                    </a:prstGeom>
                  </pic:spPr>
                </pic:pic>
              </a:graphicData>
            </a:graphic>
          </wp:inline>
        </w:drawing>
      </w:r>
    </w:p>
    <w:p w:rsidR="00A220D9" w:rsidRDefault="005C4EC5" w:rsidP="00EF7163">
      <w:pPr>
        <w:rPr>
          <w:rFonts w:ascii="Palatino Linotype" w:hAnsi="Palatino Linotype"/>
          <w:color w:val="000000"/>
          <w:shd w:val="clear" w:color="auto" w:fill="FFFFFF"/>
        </w:rPr>
      </w:pPr>
      <w:r>
        <w:rPr>
          <w:rFonts w:ascii="Palatino Linotype" w:hAnsi="Palatino Linotype"/>
          <w:color w:val="000000"/>
          <w:shd w:val="clear" w:color="auto" w:fill="FFFFFF"/>
        </w:rPr>
        <w:t>Your “_</w:t>
      </w:r>
      <w:proofErr w:type="spellStart"/>
      <w:r>
        <w:rPr>
          <w:rFonts w:ascii="Palatino Linotype" w:hAnsi="Palatino Linotype"/>
          <w:color w:val="000000"/>
          <w:shd w:val="clear" w:color="auto" w:fill="FFFFFF"/>
        </w:rPr>
        <w:t>EvalRawColors</w:t>
      </w:r>
      <w:proofErr w:type="spellEnd"/>
      <w:r>
        <w:rPr>
          <w:rFonts w:ascii="Palatino Linotype" w:hAnsi="Palatino Linotype"/>
          <w:color w:val="000000"/>
          <w:shd w:val="clear" w:color="auto" w:fill="FFFFFF"/>
        </w:rPr>
        <w:t>” layer should now have features in it, although you may have to right-click it &gt; Zoom to Layer to find them.</w:t>
      </w:r>
      <w:r w:rsidR="00A015F5">
        <w:rPr>
          <w:rFonts w:ascii="Palatino Linotype" w:hAnsi="Palatino Linotype"/>
          <w:color w:val="000000"/>
          <w:shd w:val="clear" w:color="auto" w:fill="FFFFFF"/>
        </w:rPr>
        <w:t xml:space="preserve"> There is now only one final step left before your evaluation feature class is ready for the simplification workflow.</w:t>
      </w:r>
    </w:p>
    <w:p w:rsidR="00B33ADD" w:rsidRPr="007F4E11" w:rsidRDefault="00B33ADD" w:rsidP="00B33ADD">
      <w:pPr>
        <w:rPr>
          <w:rFonts w:ascii="Palatino Linotype" w:hAnsi="Palatino Linotype"/>
          <w:b/>
          <w:color w:val="000000"/>
          <w:u w:val="single"/>
        </w:rPr>
      </w:pPr>
      <w:r>
        <w:rPr>
          <w:rFonts w:ascii="Palatino Linotype" w:hAnsi="Palatino Linotype"/>
          <w:b/>
          <w:color w:val="000000"/>
          <w:u w:val="single"/>
        </w:rPr>
        <w:t xml:space="preserve">Creating the </w:t>
      </w:r>
      <w:r w:rsidR="00550457">
        <w:rPr>
          <w:rFonts w:ascii="Palatino Linotype" w:hAnsi="Palatino Linotype"/>
          <w:b/>
          <w:color w:val="000000"/>
          <w:u w:val="single"/>
        </w:rPr>
        <w:t>initial evaluation</w:t>
      </w:r>
    </w:p>
    <w:p w:rsidR="00370013" w:rsidRDefault="00B33ADD" w:rsidP="00B33ADD">
      <w:pPr>
        <w:rPr>
          <w:rFonts w:ascii="Palatino Linotype" w:hAnsi="Palatino Linotype"/>
          <w:color w:val="000000"/>
          <w:shd w:val="clear" w:color="auto" w:fill="FFFFFF"/>
        </w:rPr>
      </w:pPr>
      <w:r>
        <w:rPr>
          <w:rFonts w:ascii="Palatino Linotype" w:hAnsi="Palatino Linotype"/>
          <w:color w:val="000000"/>
          <w:shd w:val="clear" w:color="auto" w:fill="FFFFFF"/>
        </w:rPr>
        <w:t xml:space="preserve">The </w:t>
      </w:r>
      <w:r w:rsidR="00550457">
        <w:rPr>
          <w:rFonts w:ascii="Palatino Linotype" w:hAnsi="Palatino Linotype"/>
          <w:color w:val="000000"/>
          <w:shd w:val="clear" w:color="auto" w:fill="FFFFFF"/>
        </w:rPr>
        <w:t>final</w:t>
      </w:r>
      <w:r>
        <w:rPr>
          <w:rFonts w:ascii="Palatino Linotype" w:hAnsi="Palatino Linotype"/>
          <w:color w:val="000000"/>
          <w:shd w:val="clear" w:color="auto" w:fill="FFFFFF"/>
        </w:rPr>
        <w:t xml:space="preserve"> step in preparing your data is to</w:t>
      </w:r>
      <w:r w:rsidR="00550457">
        <w:rPr>
          <w:rFonts w:ascii="Palatino Linotype" w:hAnsi="Palatino Linotype"/>
          <w:color w:val="000000"/>
          <w:shd w:val="clear" w:color="auto" w:fill="FFFFFF"/>
        </w:rPr>
        <w:t xml:space="preserve"> run this “raw combined” feature class through the </w:t>
      </w:r>
      <w:r w:rsidR="00550457">
        <w:rPr>
          <w:rFonts w:ascii="Palatino Linotype" w:hAnsi="Palatino Linotype"/>
          <w:b/>
          <w:color w:val="000000"/>
          <w:shd w:val="clear" w:color="auto" w:fill="FFFFFF"/>
        </w:rPr>
        <w:t>1. Create Initial Evaluation</w:t>
      </w:r>
      <w:r w:rsidR="00550457">
        <w:rPr>
          <w:rFonts w:ascii="Palatino Linotype" w:hAnsi="Palatino Linotype"/>
          <w:color w:val="000000"/>
          <w:shd w:val="clear" w:color="auto" w:fill="FFFFFF"/>
        </w:rPr>
        <w:t xml:space="preserve"> tool, which will clean its topology (gaps and overlaps)</w:t>
      </w:r>
      <w:r w:rsidR="00370013">
        <w:rPr>
          <w:rFonts w:ascii="Palatino Linotype" w:hAnsi="Palatino Linotype"/>
          <w:color w:val="000000"/>
          <w:shd w:val="clear" w:color="auto" w:fill="FFFFFF"/>
        </w:rPr>
        <w:t xml:space="preserve"> and clip it to your study area. You may then use this feature class as your final evaluation if you desire, or pass it through the simplification tools.</w:t>
      </w:r>
    </w:p>
    <w:p w:rsidR="00370013" w:rsidRDefault="005150E3" w:rsidP="00370013">
      <w:pPr>
        <w:pStyle w:val="ListParagraph"/>
        <w:numPr>
          <w:ilvl w:val="0"/>
          <w:numId w:val="12"/>
        </w:numPr>
        <w:rPr>
          <w:rFonts w:ascii="Palatino Linotype" w:hAnsi="Palatino Linotype"/>
          <w:color w:val="000000"/>
          <w:shd w:val="clear" w:color="auto" w:fill="FFFFFF"/>
        </w:rPr>
      </w:pPr>
      <w:r>
        <w:rPr>
          <w:rFonts w:ascii="Palatino Linotype" w:hAnsi="Palatino Linotype"/>
          <w:color w:val="000000"/>
          <w:shd w:val="clear" w:color="auto" w:fill="FFFFFF"/>
        </w:rPr>
        <w:lastRenderedPageBreak/>
        <w:t xml:space="preserve">In the </w:t>
      </w:r>
      <w:proofErr w:type="spellStart"/>
      <w:r>
        <w:rPr>
          <w:rFonts w:ascii="Palatino Linotype" w:hAnsi="Palatino Linotype"/>
          <w:color w:val="000000"/>
          <w:shd w:val="clear" w:color="auto" w:fill="FFFFFF"/>
        </w:rPr>
        <w:t>GeodesignWorkshop</w:t>
      </w:r>
      <w:proofErr w:type="spellEnd"/>
      <w:r>
        <w:rPr>
          <w:rFonts w:ascii="Palatino Linotype" w:hAnsi="Palatino Linotype"/>
          <w:color w:val="000000"/>
          <w:shd w:val="clear" w:color="auto" w:fill="FFFFFF"/>
        </w:rPr>
        <w:t xml:space="preserve"> toolbox, open </w:t>
      </w:r>
      <w:r>
        <w:rPr>
          <w:rFonts w:ascii="Palatino Linotype" w:hAnsi="Palatino Linotype"/>
          <w:b/>
          <w:color w:val="000000"/>
          <w:shd w:val="clear" w:color="auto" w:fill="FFFFFF"/>
        </w:rPr>
        <w:t>1. Create Initial Evaluation</w:t>
      </w:r>
      <w:r>
        <w:rPr>
          <w:rFonts w:ascii="Palatino Linotype" w:hAnsi="Palatino Linotype"/>
          <w:color w:val="000000"/>
          <w:shd w:val="clear" w:color="auto" w:fill="FFFFFF"/>
        </w:rPr>
        <w:t>.</w:t>
      </w:r>
    </w:p>
    <w:p w:rsidR="005150E3" w:rsidRDefault="005150E3" w:rsidP="00370013">
      <w:pPr>
        <w:pStyle w:val="ListParagraph"/>
        <w:numPr>
          <w:ilvl w:val="0"/>
          <w:numId w:val="12"/>
        </w:numPr>
        <w:rPr>
          <w:rFonts w:ascii="Palatino Linotype" w:hAnsi="Palatino Linotype"/>
          <w:color w:val="000000"/>
          <w:shd w:val="clear" w:color="auto" w:fill="FFFFFF"/>
        </w:rPr>
      </w:pPr>
      <w:r>
        <w:rPr>
          <w:rFonts w:ascii="Palatino Linotype" w:hAnsi="Palatino Linotype"/>
          <w:color w:val="000000"/>
          <w:shd w:val="clear" w:color="auto" w:fill="FFFFFF"/>
        </w:rPr>
        <w:t xml:space="preserve">For </w:t>
      </w:r>
      <w:r>
        <w:rPr>
          <w:rFonts w:ascii="Palatino Linotype" w:hAnsi="Palatino Linotype"/>
          <w:color w:val="000000"/>
          <w:u w:val="single"/>
          <w:shd w:val="clear" w:color="auto" w:fill="FFFFFF"/>
        </w:rPr>
        <w:t>Raw Combined Evaluation Features</w:t>
      </w:r>
      <w:r>
        <w:rPr>
          <w:rFonts w:ascii="Palatino Linotype" w:hAnsi="Palatino Linotype"/>
          <w:color w:val="000000"/>
          <w:shd w:val="clear" w:color="auto" w:fill="FFFFFF"/>
        </w:rPr>
        <w:t>, select the “raw combined” layer you just created and filled.</w:t>
      </w:r>
    </w:p>
    <w:p w:rsidR="005150E3" w:rsidRDefault="005150E3" w:rsidP="00370013">
      <w:pPr>
        <w:pStyle w:val="ListParagraph"/>
        <w:numPr>
          <w:ilvl w:val="0"/>
          <w:numId w:val="12"/>
        </w:numPr>
        <w:rPr>
          <w:rFonts w:ascii="Palatino Linotype" w:hAnsi="Palatino Linotype"/>
          <w:color w:val="000000"/>
          <w:shd w:val="clear" w:color="auto" w:fill="FFFFFF"/>
        </w:rPr>
      </w:pPr>
      <w:r>
        <w:rPr>
          <w:rFonts w:ascii="Palatino Linotype" w:hAnsi="Palatino Linotype"/>
          <w:color w:val="000000"/>
          <w:shd w:val="clear" w:color="auto" w:fill="FFFFFF"/>
        </w:rPr>
        <w:t xml:space="preserve">For </w:t>
      </w:r>
      <w:r>
        <w:rPr>
          <w:rFonts w:ascii="Palatino Linotype" w:hAnsi="Palatino Linotype"/>
          <w:color w:val="000000"/>
          <w:u w:val="single"/>
          <w:shd w:val="clear" w:color="auto" w:fill="FFFFFF"/>
        </w:rPr>
        <w:t>Output Evaluation Feature Class</w:t>
      </w:r>
      <w:r>
        <w:rPr>
          <w:rFonts w:ascii="Palatino Linotype" w:hAnsi="Palatino Linotype"/>
          <w:color w:val="000000"/>
          <w:shd w:val="clear" w:color="auto" w:fill="FFFFFF"/>
        </w:rPr>
        <w:t>, place it also in your working geodatabase or feature dataset.</w:t>
      </w:r>
    </w:p>
    <w:p w:rsidR="005150E3" w:rsidRDefault="005150E3" w:rsidP="005150E3">
      <w:pPr>
        <w:pStyle w:val="ListParagraph"/>
        <w:numPr>
          <w:ilvl w:val="1"/>
          <w:numId w:val="12"/>
        </w:numPr>
        <w:rPr>
          <w:rFonts w:ascii="Palatino Linotype" w:hAnsi="Palatino Linotype"/>
          <w:color w:val="000000"/>
          <w:shd w:val="clear" w:color="auto" w:fill="FFFFFF"/>
        </w:rPr>
      </w:pPr>
      <w:r>
        <w:rPr>
          <w:rFonts w:ascii="Palatino Linotype" w:hAnsi="Palatino Linotype"/>
          <w:color w:val="000000"/>
          <w:shd w:val="clear" w:color="auto" w:fill="FFFFFF"/>
        </w:rPr>
        <w:t xml:space="preserve">Tutorial: Place in </w:t>
      </w:r>
      <w:proofErr w:type="spellStart"/>
      <w:r w:rsidRPr="00C406B8">
        <w:rPr>
          <w:rFonts w:ascii="Palatino Linotype" w:hAnsi="Palatino Linotype"/>
          <w:b/>
          <w:i/>
          <w:color w:val="000000"/>
          <w:shd w:val="clear" w:color="auto" w:fill="FFFFFF"/>
        </w:rPr>
        <w:t>Tutorial.gdb</w:t>
      </w:r>
      <w:proofErr w:type="spellEnd"/>
      <w:r w:rsidRPr="00C406B8">
        <w:rPr>
          <w:rFonts w:ascii="Palatino Linotype" w:hAnsi="Palatino Linotype"/>
          <w:b/>
          <w:i/>
          <w:color w:val="000000"/>
          <w:shd w:val="clear" w:color="auto" w:fill="FFFFFF"/>
        </w:rPr>
        <w:t>\Phase3_Eval_Sys03_Groundwater</w:t>
      </w:r>
      <w:r>
        <w:rPr>
          <w:rFonts w:ascii="Palatino Linotype" w:hAnsi="Palatino Linotype"/>
          <w:color w:val="000000"/>
          <w:shd w:val="clear" w:color="auto" w:fill="FFFFFF"/>
        </w:rPr>
        <w:t xml:space="preserve"> and call </w:t>
      </w:r>
      <w:r w:rsidRPr="00C406B8">
        <w:rPr>
          <w:rFonts w:ascii="Palatino Linotype" w:hAnsi="Palatino Linotype"/>
          <w:b/>
          <w:i/>
          <w:color w:val="000000"/>
          <w:shd w:val="clear" w:color="auto" w:fill="FFFFFF"/>
        </w:rPr>
        <w:t>Sys03_Groundwater_</w:t>
      </w:r>
      <w:r w:rsidR="00891A0F">
        <w:rPr>
          <w:rFonts w:ascii="Palatino Linotype" w:hAnsi="Palatino Linotype"/>
          <w:b/>
          <w:i/>
          <w:color w:val="000000"/>
          <w:shd w:val="clear" w:color="auto" w:fill="FFFFFF"/>
        </w:rPr>
        <w:t>NoSimplification</w:t>
      </w:r>
      <w:r>
        <w:rPr>
          <w:rFonts w:ascii="Palatino Linotype" w:hAnsi="Palatino Linotype"/>
          <w:color w:val="000000"/>
          <w:shd w:val="clear" w:color="auto" w:fill="FFFFFF"/>
        </w:rPr>
        <w:t>.</w:t>
      </w:r>
    </w:p>
    <w:p w:rsidR="00891A0F" w:rsidRDefault="00891A0F" w:rsidP="00891A0F">
      <w:pPr>
        <w:pStyle w:val="ListParagraph"/>
        <w:numPr>
          <w:ilvl w:val="0"/>
          <w:numId w:val="12"/>
        </w:numPr>
        <w:rPr>
          <w:rFonts w:ascii="Palatino Linotype" w:hAnsi="Palatino Linotype"/>
          <w:color w:val="000000"/>
          <w:shd w:val="clear" w:color="auto" w:fill="FFFFFF"/>
        </w:rPr>
      </w:pPr>
      <w:r>
        <w:rPr>
          <w:rFonts w:ascii="Palatino Linotype" w:hAnsi="Palatino Linotype"/>
          <w:color w:val="000000"/>
          <w:u w:val="single"/>
          <w:shd w:val="clear" w:color="auto" w:fill="FFFFFF"/>
        </w:rPr>
        <w:t>Color Priority</w:t>
      </w:r>
      <w:r>
        <w:rPr>
          <w:rFonts w:ascii="Palatino Linotype" w:hAnsi="Palatino Linotype"/>
          <w:color w:val="000000"/>
          <w:shd w:val="clear" w:color="auto" w:fill="FFFFFF"/>
        </w:rPr>
        <w:t xml:space="preserve"> sets how overlaps are resolved. To select a color priority think of if </w:t>
      </w:r>
      <w:proofErr w:type="gramStart"/>
      <w:r>
        <w:rPr>
          <w:rFonts w:ascii="Palatino Linotype" w:hAnsi="Palatino Linotype"/>
          <w:color w:val="000000"/>
          <w:shd w:val="clear" w:color="auto" w:fill="FFFFFF"/>
        </w:rPr>
        <w:t>an</w:t>
      </w:r>
      <w:proofErr w:type="gramEnd"/>
      <w:r>
        <w:rPr>
          <w:rFonts w:ascii="Palatino Linotype" w:hAnsi="Palatino Linotype"/>
          <w:color w:val="000000"/>
          <w:shd w:val="clear" w:color="auto" w:fill="FFFFFF"/>
        </w:rPr>
        <w:t xml:space="preserve"> R2 (least favorable) and G2 (most favorable) feature overlapped; which would you call the area? This may be different for each system you evaluate.</w:t>
      </w:r>
    </w:p>
    <w:p w:rsidR="00891A0F" w:rsidRDefault="00891A0F" w:rsidP="00891A0F">
      <w:pPr>
        <w:pStyle w:val="ListParagraph"/>
        <w:numPr>
          <w:ilvl w:val="1"/>
          <w:numId w:val="12"/>
        </w:numPr>
        <w:rPr>
          <w:rFonts w:ascii="Palatino Linotype" w:hAnsi="Palatino Linotype"/>
          <w:color w:val="000000"/>
          <w:shd w:val="clear" w:color="auto" w:fill="FFFFFF"/>
        </w:rPr>
      </w:pPr>
      <w:r>
        <w:rPr>
          <w:rFonts w:ascii="Palatino Linotype" w:hAnsi="Palatino Linotype"/>
          <w:color w:val="000000"/>
          <w:u w:val="single"/>
          <w:shd w:val="clear" w:color="auto" w:fill="FFFFFF"/>
        </w:rPr>
        <w:t>Manual Color Priority</w:t>
      </w:r>
      <w:r>
        <w:rPr>
          <w:rFonts w:ascii="Palatino Linotype" w:hAnsi="Palatino Linotype"/>
          <w:color w:val="000000"/>
          <w:shd w:val="clear" w:color="auto" w:fill="FFFFFF"/>
        </w:rPr>
        <w:t xml:space="preserve"> is available if you need to select a color priority different from the list given. Follow the same structure as </w:t>
      </w:r>
      <w:r>
        <w:rPr>
          <w:rFonts w:ascii="Palatino Linotype" w:hAnsi="Palatino Linotype"/>
          <w:color w:val="000000"/>
          <w:u w:val="single"/>
          <w:shd w:val="clear" w:color="auto" w:fill="FFFFFF"/>
        </w:rPr>
        <w:t>Color Priority</w:t>
      </w:r>
      <w:r>
        <w:rPr>
          <w:rFonts w:ascii="Palatino Linotype" w:hAnsi="Palatino Linotype"/>
          <w:color w:val="000000"/>
          <w:shd w:val="clear" w:color="auto" w:fill="FFFFFF"/>
        </w:rPr>
        <w:t>, using only “&gt;” and including each color only once.</w:t>
      </w:r>
      <w:r w:rsidR="0015467E">
        <w:rPr>
          <w:rFonts w:ascii="Palatino Linotype" w:hAnsi="Palatino Linotype"/>
          <w:color w:val="000000"/>
          <w:shd w:val="clear" w:color="auto" w:fill="FFFFFF"/>
        </w:rPr>
        <w:t xml:space="preserve"> Otherwise, leave this blank.</w:t>
      </w:r>
    </w:p>
    <w:p w:rsidR="006B6722" w:rsidRPr="006B6722" w:rsidRDefault="006B6722" w:rsidP="006B6722">
      <w:pPr>
        <w:pStyle w:val="ListParagraph"/>
        <w:numPr>
          <w:ilvl w:val="0"/>
          <w:numId w:val="12"/>
        </w:numPr>
        <w:rPr>
          <w:rFonts w:ascii="Palatino Linotype" w:hAnsi="Palatino Linotype"/>
          <w:color w:val="000000"/>
          <w:shd w:val="clear" w:color="auto" w:fill="FFFFFF"/>
        </w:rPr>
      </w:pPr>
      <w:r>
        <w:rPr>
          <w:rFonts w:ascii="Palatino Linotype" w:hAnsi="Palatino Linotype"/>
          <w:color w:val="000000"/>
          <w:u w:val="single"/>
          <w:shd w:val="clear" w:color="auto" w:fill="FFFFFF"/>
        </w:rPr>
        <w:t>Color for Undetermined Areas</w:t>
      </w:r>
      <w:r>
        <w:rPr>
          <w:rFonts w:ascii="Palatino Linotype" w:hAnsi="Palatino Linotype"/>
          <w:color w:val="000000"/>
          <w:shd w:val="clear" w:color="auto" w:fill="FFFFFF"/>
        </w:rPr>
        <w:t xml:space="preserve"> sets how gaps are resolved. Any gaps </w:t>
      </w:r>
      <w:r w:rsidR="00CF6CF6">
        <w:rPr>
          <w:rFonts w:ascii="Palatino Linotype" w:hAnsi="Palatino Linotype"/>
          <w:color w:val="000000"/>
          <w:shd w:val="clear" w:color="auto" w:fill="FFFFFF"/>
        </w:rPr>
        <w:t xml:space="preserve">or areas where only features with &lt;Null&gt; color are </w:t>
      </w:r>
      <w:proofErr w:type="spellStart"/>
      <w:r w:rsidR="00CF6CF6">
        <w:rPr>
          <w:rFonts w:ascii="Palatino Linotype" w:hAnsi="Palatino Linotype"/>
          <w:color w:val="000000"/>
          <w:shd w:val="clear" w:color="auto" w:fill="FFFFFF"/>
        </w:rPr>
        <w:t>are</w:t>
      </w:r>
      <w:proofErr w:type="spellEnd"/>
      <w:r w:rsidR="00CF6CF6">
        <w:rPr>
          <w:rFonts w:ascii="Palatino Linotype" w:hAnsi="Palatino Linotype"/>
          <w:color w:val="000000"/>
          <w:shd w:val="clear" w:color="auto" w:fill="FFFFFF"/>
        </w:rPr>
        <w:t xml:space="preserve"> set to this color. Popular values are “Y” (neutral unless otherwise), “R2” (least favorable unless otherwise), or “G2” (most favorable unless otherwise).</w:t>
      </w:r>
    </w:p>
    <w:p w:rsidR="00891A0F" w:rsidRDefault="00891A0F" w:rsidP="00891A0F">
      <w:pPr>
        <w:pStyle w:val="ListParagraph"/>
        <w:numPr>
          <w:ilvl w:val="0"/>
          <w:numId w:val="12"/>
        </w:numPr>
        <w:rPr>
          <w:rFonts w:ascii="Palatino Linotype" w:hAnsi="Palatino Linotype"/>
          <w:color w:val="000000"/>
          <w:shd w:val="clear" w:color="auto" w:fill="FFFFFF"/>
        </w:rPr>
      </w:pPr>
      <w:r>
        <w:rPr>
          <w:rFonts w:ascii="Palatino Linotype" w:hAnsi="Palatino Linotype"/>
          <w:color w:val="000000"/>
          <w:u w:val="single"/>
          <w:shd w:val="clear" w:color="auto" w:fill="FFFFFF"/>
        </w:rPr>
        <w:t>System Number</w:t>
      </w:r>
      <w:r>
        <w:rPr>
          <w:rFonts w:ascii="Palatino Linotype" w:hAnsi="Palatino Linotype"/>
          <w:color w:val="000000"/>
          <w:shd w:val="clear" w:color="auto" w:fill="FFFFFF"/>
        </w:rPr>
        <w:t xml:space="preserve"> is the number from the </w:t>
      </w:r>
      <w:proofErr w:type="spellStart"/>
      <w:r w:rsidRPr="00891A0F">
        <w:rPr>
          <w:rFonts w:ascii="Palatino Linotype" w:hAnsi="Palatino Linotype"/>
          <w:b/>
          <w:i/>
          <w:color w:val="000000"/>
          <w:shd w:val="clear" w:color="auto" w:fill="FFFFFF"/>
        </w:rPr>
        <w:t>SystemDetails</w:t>
      </w:r>
      <w:proofErr w:type="spellEnd"/>
      <w:r>
        <w:rPr>
          <w:rFonts w:ascii="Palatino Linotype" w:hAnsi="Palatino Linotype"/>
          <w:color w:val="000000"/>
          <w:shd w:val="clear" w:color="auto" w:fill="FFFFFF"/>
        </w:rPr>
        <w:t xml:space="preserve"> table for the system that you are evaluating.</w:t>
      </w:r>
      <w:r w:rsidR="000703E6">
        <w:rPr>
          <w:rFonts w:ascii="Palatino Linotype" w:hAnsi="Palatino Linotype"/>
          <w:color w:val="000000"/>
          <w:shd w:val="clear" w:color="auto" w:fill="FFFFFF"/>
        </w:rPr>
        <w:t xml:space="preserve"> Open the table to look if necessary.</w:t>
      </w:r>
    </w:p>
    <w:p w:rsidR="000703E6" w:rsidRDefault="000703E6" w:rsidP="00891A0F">
      <w:pPr>
        <w:pStyle w:val="ListParagraph"/>
        <w:numPr>
          <w:ilvl w:val="0"/>
          <w:numId w:val="12"/>
        </w:numPr>
        <w:rPr>
          <w:rFonts w:ascii="Palatino Linotype" w:hAnsi="Palatino Linotype"/>
          <w:color w:val="000000"/>
          <w:shd w:val="clear" w:color="auto" w:fill="FFFFFF"/>
        </w:rPr>
      </w:pPr>
      <w:r>
        <w:rPr>
          <w:rFonts w:ascii="Palatino Linotype" w:hAnsi="Palatino Linotype"/>
          <w:color w:val="000000"/>
          <w:shd w:val="clear" w:color="auto" w:fill="FFFFFF"/>
        </w:rPr>
        <w:t xml:space="preserve">The rest of the parameters should be fine as default as long as </w:t>
      </w:r>
      <w:r>
        <w:rPr>
          <w:rFonts w:ascii="Palatino Linotype" w:hAnsi="Palatino Linotype"/>
          <w:color w:val="000000"/>
          <w:u w:val="single"/>
          <w:shd w:val="clear" w:color="auto" w:fill="FFFFFF"/>
        </w:rPr>
        <w:t>Clip Extent</w:t>
      </w:r>
      <w:r>
        <w:rPr>
          <w:rFonts w:ascii="Palatino Linotype" w:hAnsi="Palatino Linotype"/>
          <w:color w:val="000000"/>
          <w:shd w:val="clear" w:color="auto" w:fill="FFFFFF"/>
        </w:rPr>
        <w:t xml:space="preserve"> is showing up as the </w:t>
      </w:r>
      <w:proofErr w:type="spellStart"/>
      <w:r>
        <w:rPr>
          <w:rFonts w:ascii="Palatino Linotype" w:hAnsi="Palatino Linotype"/>
          <w:b/>
          <w:color w:val="000000"/>
          <w:shd w:val="clear" w:color="auto" w:fill="FFFFFF"/>
        </w:rPr>
        <w:t>StudyArea</w:t>
      </w:r>
      <w:proofErr w:type="spellEnd"/>
      <w:r>
        <w:rPr>
          <w:rFonts w:ascii="Palatino Linotype" w:hAnsi="Palatino Linotype"/>
          <w:color w:val="000000"/>
          <w:shd w:val="clear" w:color="auto" w:fill="FFFFFF"/>
        </w:rPr>
        <w:t xml:space="preserve"> feature class and you have been following instructi</w:t>
      </w:r>
      <w:r w:rsidR="00C83B2E">
        <w:rPr>
          <w:rFonts w:ascii="Palatino Linotype" w:hAnsi="Palatino Linotype"/>
          <w:color w:val="000000"/>
          <w:shd w:val="clear" w:color="auto" w:fill="FFFFFF"/>
        </w:rPr>
        <w:t>ons until now.</w:t>
      </w:r>
    </w:p>
    <w:p w:rsidR="00C83B2E" w:rsidRPr="00073F12" w:rsidRDefault="00C83B2E" w:rsidP="00891A0F">
      <w:pPr>
        <w:pStyle w:val="ListParagraph"/>
        <w:numPr>
          <w:ilvl w:val="0"/>
          <w:numId w:val="12"/>
        </w:numPr>
        <w:rPr>
          <w:rFonts w:ascii="Palatino Linotype" w:hAnsi="Palatino Linotype"/>
          <w:b/>
          <w:color w:val="000000"/>
          <w:u w:val="single"/>
          <w:shd w:val="clear" w:color="auto" w:fill="FFFFFF"/>
        </w:rPr>
      </w:pPr>
      <w:r w:rsidRPr="00073F12">
        <w:rPr>
          <w:rFonts w:ascii="Palatino Linotype" w:hAnsi="Palatino Linotype"/>
          <w:b/>
          <w:color w:val="000000"/>
          <w:u w:val="single"/>
          <w:shd w:val="clear" w:color="auto" w:fill="FFFFFF"/>
        </w:rPr>
        <w:t>Tutorial values:</w:t>
      </w:r>
    </w:p>
    <w:p w:rsidR="00C33667" w:rsidRDefault="00C83B2E" w:rsidP="00C83B2E">
      <w:pPr>
        <w:pStyle w:val="ListParagraph"/>
        <w:numPr>
          <w:ilvl w:val="1"/>
          <w:numId w:val="12"/>
        </w:numPr>
        <w:rPr>
          <w:rFonts w:ascii="Palatino Linotype" w:hAnsi="Palatino Linotype"/>
          <w:color w:val="000000"/>
          <w:shd w:val="clear" w:color="auto" w:fill="FFFFFF"/>
        </w:rPr>
      </w:pPr>
      <w:r w:rsidRPr="00C83B2E">
        <w:rPr>
          <w:rFonts w:ascii="Palatino Linotype" w:hAnsi="Palatino Linotype"/>
          <w:color w:val="000000"/>
          <w:shd w:val="clear" w:color="auto" w:fill="FFFFFF"/>
        </w:rPr>
        <w:t>Raw Combined Evaluation Features</w:t>
      </w:r>
      <w:r w:rsidR="00073F12">
        <w:rPr>
          <w:rFonts w:ascii="Palatino Linotype" w:hAnsi="Palatino Linotype"/>
          <w:color w:val="000000"/>
          <w:shd w:val="clear" w:color="auto" w:fill="FFFFFF"/>
        </w:rPr>
        <w:t>:</w:t>
      </w:r>
    </w:p>
    <w:p w:rsidR="00C83B2E" w:rsidRPr="0015467E" w:rsidRDefault="00C83B2E" w:rsidP="00C33667">
      <w:pPr>
        <w:pStyle w:val="ListParagraph"/>
        <w:ind w:left="2160"/>
        <w:rPr>
          <w:rFonts w:ascii="Palatino Linotype" w:hAnsi="Palatino Linotype"/>
          <w:color w:val="000000"/>
          <w:shd w:val="clear" w:color="auto" w:fill="FFFFFF"/>
        </w:rPr>
      </w:pPr>
      <w:r w:rsidRPr="00C406B8">
        <w:rPr>
          <w:rFonts w:ascii="Palatino Linotype" w:hAnsi="Palatino Linotype"/>
          <w:b/>
          <w:i/>
          <w:color w:val="000000"/>
          <w:shd w:val="clear" w:color="auto" w:fill="FFFFFF"/>
        </w:rPr>
        <w:t>Sys03_Groundwater_EvalRawColors</w:t>
      </w:r>
    </w:p>
    <w:p w:rsidR="00C33667" w:rsidRDefault="0015467E" w:rsidP="00C83B2E">
      <w:pPr>
        <w:pStyle w:val="ListParagraph"/>
        <w:numPr>
          <w:ilvl w:val="1"/>
          <w:numId w:val="12"/>
        </w:numPr>
        <w:rPr>
          <w:rFonts w:ascii="Palatino Linotype" w:hAnsi="Palatino Linotype"/>
          <w:color w:val="000000"/>
          <w:shd w:val="clear" w:color="auto" w:fill="FFFFFF"/>
        </w:rPr>
      </w:pPr>
      <w:r w:rsidRPr="0015467E">
        <w:rPr>
          <w:rFonts w:ascii="Palatino Linotype" w:hAnsi="Palatino Linotype"/>
          <w:color w:val="000000"/>
          <w:shd w:val="clear" w:color="auto" w:fill="FFFFFF"/>
        </w:rPr>
        <w:t>Output Evaluation Feature Class</w:t>
      </w:r>
      <w:r w:rsidR="00073F12">
        <w:rPr>
          <w:rFonts w:ascii="Palatino Linotype" w:hAnsi="Palatino Linotype"/>
          <w:color w:val="000000"/>
          <w:shd w:val="clear" w:color="auto" w:fill="FFFFFF"/>
        </w:rPr>
        <w:t>:</w:t>
      </w:r>
    </w:p>
    <w:p w:rsidR="0015467E" w:rsidRPr="0015467E" w:rsidRDefault="0015467E" w:rsidP="00C33667">
      <w:pPr>
        <w:pStyle w:val="ListParagraph"/>
        <w:ind w:left="2160"/>
        <w:rPr>
          <w:rFonts w:ascii="Palatino Linotype" w:hAnsi="Palatino Linotype"/>
          <w:color w:val="000000"/>
          <w:shd w:val="clear" w:color="auto" w:fill="FFFFFF"/>
        </w:rPr>
      </w:pPr>
      <w:r>
        <w:rPr>
          <w:rFonts w:ascii="Palatino Linotype" w:hAnsi="Palatino Linotype"/>
          <w:color w:val="000000"/>
          <w:shd w:val="clear" w:color="auto" w:fill="FFFFFF"/>
        </w:rPr>
        <w:t>…</w:t>
      </w:r>
      <w:r w:rsidRPr="00C406B8">
        <w:rPr>
          <w:rFonts w:ascii="Palatino Linotype" w:hAnsi="Palatino Linotype"/>
          <w:b/>
          <w:i/>
          <w:color w:val="000000"/>
          <w:shd w:val="clear" w:color="auto" w:fill="FFFFFF"/>
        </w:rPr>
        <w:t>Tutorial.gdb\Phase3_Eval_Sys03_Groundwater</w:t>
      </w:r>
      <w:r>
        <w:rPr>
          <w:rFonts w:ascii="Palatino Linotype" w:hAnsi="Palatino Linotype"/>
          <w:b/>
          <w:i/>
          <w:color w:val="000000"/>
          <w:shd w:val="clear" w:color="auto" w:fill="FFFFFF"/>
        </w:rPr>
        <w:t>\</w:t>
      </w:r>
      <w:r w:rsidRPr="00C406B8">
        <w:rPr>
          <w:rFonts w:ascii="Palatino Linotype" w:hAnsi="Palatino Linotype"/>
          <w:b/>
          <w:i/>
          <w:color w:val="000000"/>
          <w:shd w:val="clear" w:color="auto" w:fill="FFFFFF"/>
        </w:rPr>
        <w:t>Sys03_Groundwater_</w:t>
      </w:r>
      <w:r>
        <w:rPr>
          <w:rFonts w:ascii="Palatino Linotype" w:hAnsi="Palatino Linotype"/>
          <w:b/>
          <w:i/>
          <w:color w:val="000000"/>
          <w:shd w:val="clear" w:color="auto" w:fill="FFFFFF"/>
        </w:rPr>
        <w:t>NoSimplification</w:t>
      </w:r>
    </w:p>
    <w:p w:rsidR="00C33667" w:rsidRDefault="0015467E" w:rsidP="00C83B2E">
      <w:pPr>
        <w:pStyle w:val="ListParagraph"/>
        <w:numPr>
          <w:ilvl w:val="1"/>
          <w:numId w:val="12"/>
        </w:numPr>
        <w:rPr>
          <w:rFonts w:ascii="Palatino Linotype" w:hAnsi="Palatino Linotype"/>
          <w:color w:val="000000"/>
          <w:shd w:val="clear" w:color="auto" w:fill="FFFFFF"/>
        </w:rPr>
      </w:pPr>
      <w:r>
        <w:rPr>
          <w:rFonts w:ascii="Palatino Linotype" w:hAnsi="Palatino Linotype"/>
          <w:color w:val="000000"/>
          <w:shd w:val="clear" w:color="auto" w:fill="FFFFFF"/>
        </w:rPr>
        <w:t>Color Prio</w:t>
      </w:r>
      <w:r w:rsidR="00C33667">
        <w:rPr>
          <w:rFonts w:ascii="Palatino Linotype" w:hAnsi="Palatino Linotype"/>
          <w:color w:val="000000"/>
          <w:shd w:val="clear" w:color="auto" w:fill="FFFFFF"/>
        </w:rPr>
        <w:t>rity</w:t>
      </w:r>
      <w:r w:rsidR="00073F12">
        <w:rPr>
          <w:rFonts w:ascii="Palatino Linotype" w:hAnsi="Palatino Linotype"/>
          <w:color w:val="000000"/>
          <w:shd w:val="clear" w:color="auto" w:fill="FFFFFF"/>
        </w:rPr>
        <w:t>:</w:t>
      </w:r>
    </w:p>
    <w:p w:rsidR="006B6722" w:rsidRPr="006B6722" w:rsidRDefault="00C33667" w:rsidP="006B6722">
      <w:pPr>
        <w:pStyle w:val="ListParagraph"/>
        <w:ind w:left="2160"/>
        <w:rPr>
          <w:rFonts w:ascii="Palatino Linotype" w:hAnsi="Palatino Linotype"/>
          <w:color w:val="000000"/>
          <w:shd w:val="clear" w:color="auto" w:fill="FFFFFF"/>
        </w:rPr>
      </w:pPr>
      <w:r>
        <w:rPr>
          <w:rFonts w:ascii="Palatino Linotype" w:hAnsi="Palatino Linotype"/>
          <w:color w:val="000000"/>
          <w:shd w:val="clear" w:color="auto" w:fill="FFFFFF"/>
        </w:rPr>
        <w:t>“R2&gt;R1&gt;</w:t>
      </w:r>
      <w:r w:rsidR="00CB0CAB">
        <w:rPr>
          <w:rFonts w:ascii="Palatino Linotype" w:hAnsi="Palatino Linotype"/>
          <w:color w:val="000000"/>
          <w:shd w:val="clear" w:color="auto" w:fill="FFFFFF"/>
        </w:rPr>
        <w:t>Y&gt;</w:t>
      </w:r>
      <w:r>
        <w:rPr>
          <w:rFonts w:ascii="Palatino Linotype" w:hAnsi="Palatino Linotype"/>
          <w:color w:val="000000"/>
          <w:shd w:val="clear" w:color="auto" w:fill="FFFFFF"/>
        </w:rPr>
        <w:t>G</w:t>
      </w:r>
      <w:r w:rsidR="00CB0CAB">
        <w:rPr>
          <w:rFonts w:ascii="Palatino Linotype" w:hAnsi="Palatino Linotype"/>
          <w:color w:val="000000"/>
          <w:shd w:val="clear" w:color="auto" w:fill="FFFFFF"/>
        </w:rPr>
        <w:t>1</w:t>
      </w:r>
      <w:r>
        <w:rPr>
          <w:rFonts w:ascii="Palatino Linotype" w:hAnsi="Palatino Linotype"/>
          <w:color w:val="000000"/>
          <w:shd w:val="clear" w:color="auto" w:fill="FFFFFF"/>
        </w:rPr>
        <w:t>&gt;G</w:t>
      </w:r>
      <w:r w:rsidR="00CB0CAB">
        <w:rPr>
          <w:rFonts w:ascii="Palatino Linotype" w:hAnsi="Palatino Linotype"/>
          <w:color w:val="000000"/>
          <w:shd w:val="clear" w:color="auto" w:fill="FFFFFF"/>
        </w:rPr>
        <w:t>2”</w:t>
      </w:r>
    </w:p>
    <w:p w:rsidR="006B6722" w:rsidRDefault="006B6722" w:rsidP="006B6722">
      <w:pPr>
        <w:pStyle w:val="ListParagraph"/>
        <w:numPr>
          <w:ilvl w:val="1"/>
          <w:numId w:val="12"/>
        </w:numPr>
        <w:rPr>
          <w:rFonts w:ascii="Palatino Linotype" w:hAnsi="Palatino Linotype"/>
          <w:color w:val="000000"/>
          <w:shd w:val="clear" w:color="auto" w:fill="FFFFFF"/>
        </w:rPr>
      </w:pPr>
      <w:r>
        <w:rPr>
          <w:rFonts w:ascii="Palatino Linotype" w:hAnsi="Palatino Linotype"/>
          <w:color w:val="000000"/>
          <w:shd w:val="clear" w:color="auto" w:fill="FFFFFF"/>
        </w:rPr>
        <w:t>Color for Undetermined Areas</w:t>
      </w:r>
      <w:r w:rsidR="00073F12">
        <w:rPr>
          <w:rFonts w:ascii="Palatino Linotype" w:hAnsi="Palatino Linotype"/>
          <w:color w:val="000000"/>
          <w:shd w:val="clear" w:color="auto" w:fill="FFFFFF"/>
        </w:rPr>
        <w:t>:</w:t>
      </w:r>
    </w:p>
    <w:p w:rsidR="006B6722" w:rsidRPr="006B6722" w:rsidRDefault="006B6722" w:rsidP="006B6722">
      <w:pPr>
        <w:pStyle w:val="ListParagraph"/>
        <w:ind w:left="2160"/>
        <w:rPr>
          <w:rFonts w:ascii="Palatino Linotype" w:hAnsi="Palatino Linotype"/>
          <w:color w:val="000000"/>
          <w:shd w:val="clear" w:color="auto" w:fill="FFFFFF"/>
        </w:rPr>
      </w:pPr>
      <w:r>
        <w:rPr>
          <w:rFonts w:ascii="Palatino Linotype" w:hAnsi="Palatino Linotype"/>
          <w:color w:val="000000"/>
          <w:shd w:val="clear" w:color="auto" w:fill="FFFFFF"/>
        </w:rPr>
        <w:t>“Y”</w:t>
      </w:r>
    </w:p>
    <w:p w:rsidR="006B6722" w:rsidRPr="006B6722" w:rsidRDefault="00C33667" w:rsidP="006B6722">
      <w:pPr>
        <w:pStyle w:val="ListParagraph"/>
        <w:numPr>
          <w:ilvl w:val="1"/>
          <w:numId w:val="12"/>
        </w:numPr>
        <w:rPr>
          <w:rFonts w:ascii="Palatino Linotype" w:hAnsi="Palatino Linotype"/>
          <w:color w:val="000000"/>
          <w:shd w:val="clear" w:color="auto" w:fill="FFFFFF"/>
        </w:rPr>
      </w:pPr>
      <w:r>
        <w:rPr>
          <w:rFonts w:ascii="Palatino Linotype" w:hAnsi="Palatino Linotype"/>
          <w:color w:val="000000"/>
          <w:shd w:val="clear" w:color="auto" w:fill="FFFFFF"/>
        </w:rPr>
        <w:t>System Number</w:t>
      </w:r>
      <w:r w:rsidR="00073F12">
        <w:rPr>
          <w:rFonts w:ascii="Palatino Linotype" w:hAnsi="Palatino Linotype"/>
          <w:color w:val="000000"/>
          <w:shd w:val="clear" w:color="auto" w:fill="FFFFFF"/>
        </w:rPr>
        <w:t>:</w:t>
      </w:r>
    </w:p>
    <w:p w:rsidR="00C33667" w:rsidRDefault="00C33667" w:rsidP="006B6722">
      <w:pPr>
        <w:pStyle w:val="ListParagraph"/>
        <w:ind w:left="2160"/>
        <w:rPr>
          <w:rFonts w:ascii="Palatino Linotype" w:hAnsi="Palatino Linotype"/>
          <w:color w:val="000000"/>
          <w:shd w:val="clear" w:color="auto" w:fill="FFFFFF"/>
        </w:rPr>
      </w:pPr>
      <w:r>
        <w:rPr>
          <w:rFonts w:ascii="Palatino Linotype" w:hAnsi="Palatino Linotype"/>
          <w:color w:val="000000"/>
          <w:shd w:val="clear" w:color="auto" w:fill="FFFFFF"/>
        </w:rPr>
        <w:t>3</w:t>
      </w:r>
    </w:p>
    <w:p w:rsidR="006B6722" w:rsidRDefault="006B6722" w:rsidP="00C33667">
      <w:pPr>
        <w:pStyle w:val="ListParagraph"/>
        <w:numPr>
          <w:ilvl w:val="0"/>
          <w:numId w:val="12"/>
        </w:numPr>
        <w:rPr>
          <w:rFonts w:ascii="Palatino Linotype" w:hAnsi="Palatino Linotype"/>
          <w:color w:val="000000"/>
          <w:shd w:val="clear" w:color="auto" w:fill="FFFFFF"/>
        </w:rPr>
      </w:pPr>
      <w:r>
        <w:rPr>
          <w:rFonts w:ascii="Palatino Linotype" w:hAnsi="Palatino Linotype"/>
          <w:color w:val="000000"/>
          <w:shd w:val="clear" w:color="auto" w:fill="FFFFFF"/>
        </w:rPr>
        <w:t>Click OK.</w:t>
      </w:r>
    </w:p>
    <w:p w:rsidR="00C33667" w:rsidRPr="006B6722" w:rsidRDefault="00C33667" w:rsidP="006B6722">
      <w:pPr>
        <w:rPr>
          <w:rFonts w:ascii="Palatino Linotype" w:hAnsi="Palatino Linotype"/>
          <w:color w:val="000000"/>
          <w:shd w:val="clear" w:color="auto" w:fill="FFFFFF"/>
        </w:rPr>
      </w:pPr>
      <w:r w:rsidRPr="006B6722">
        <w:rPr>
          <w:rFonts w:ascii="Palatino Linotype" w:hAnsi="Palatino Linotype"/>
          <w:color w:val="000000"/>
          <w:shd w:val="clear" w:color="auto" w:fill="FFFFFF"/>
        </w:rPr>
        <w:t>This tool may take a</w:t>
      </w:r>
      <w:r w:rsidR="006B6722" w:rsidRPr="006B6722">
        <w:rPr>
          <w:rFonts w:ascii="Palatino Linotype" w:hAnsi="Palatino Linotype"/>
          <w:color w:val="000000"/>
          <w:shd w:val="clear" w:color="auto" w:fill="FFFFFF"/>
        </w:rPr>
        <w:t xml:space="preserve"> </w:t>
      </w:r>
      <w:r w:rsidRPr="006B6722">
        <w:rPr>
          <w:rFonts w:ascii="Palatino Linotype" w:hAnsi="Palatino Linotype"/>
          <w:color w:val="000000"/>
          <w:shd w:val="clear" w:color="auto" w:fill="FFFFFF"/>
        </w:rPr>
        <w:t>while to run.</w:t>
      </w:r>
      <w:r w:rsidR="006B6722" w:rsidRPr="006B6722">
        <w:rPr>
          <w:rFonts w:ascii="Palatino Linotype" w:hAnsi="Palatino Linotype"/>
          <w:color w:val="000000"/>
          <w:shd w:val="clear" w:color="auto" w:fill="FFFFFF"/>
        </w:rPr>
        <w:t xml:space="preserve"> When it is </w:t>
      </w:r>
      <w:r w:rsidR="006B6722">
        <w:rPr>
          <w:rFonts w:ascii="Palatino Linotype" w:hAnsi="Palatino Linotype"/>
          <w:color w:val="000000"/>
          <w:shd w:val="clear" w:color="auto" w:fill="FFFFFF"/>
        </w:rPr>
        <w:t xml:space="preserve">finished, your output should show </w:t>
      </w:r>
      <w:r w:rsidR="005D58E0">
        <w:rPr>
          <w:rFonts w:ascii="Palatino Linotype" w:hAnsi="Palatino Linotype"/>
          <w:color w:val="000000"/>
          <w:shd w:val="clear" w:color="auto" w:fill="FFFFFF"/>
        </w:rPr>
        <w:t>on the map using the red-to-green symbology.</w:t>
      </w:r>
    </w:p>
    <w:p w:rsidR="005150E3" w:rsidRDefault="00DB0BF4" w:rsidP="005150E3">
      <w:pPr>
        <w:jc w:val="center"/>
        <w:rPr>
          <w:rFonts w:ascii="Palatino Linotype" w:hAnsi="Palatino Linotype"/>
          <w:color w:val="000000"/>
          <w:shd w:val="clear" w:color="auto" w:fill="FFFFFF"/>
        </w:rPr>
      </w:pPr>
      <w:r>
        <w:rPr>
          <w:rFonts w:ascii="Palatino Linotype" w:hAnsi="Palatino Linotype"/>
          <w:noProof/>
          <w:color w:val="000000"/>
          <w:shd w:val="clear" w:color="auto" w:fill="FFFFFF"/>
        </w:rPr>
        <w:lastRenderedPageBreak/>
        <w:drawing>
          <wp:inline distT="0" distB="0" distL="0" distR="0" wp14:anchorId="47E0FB01" wp14:editId="1D0A2145">
            <wp:extent cx="5943600" cy="36309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_CreateInitialEvaluatio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30930"/>
                    </a:xfrm>
                    <a:prstGeom prst="rect">
                      <a:avLst/>
                    </a:prstGeom>
                  </pic:spPr>
                </pic:pic>
              </a:graphicData>
            </a:graphic>
          </wp:inline>
        </w:drawing>
      </w:r>
    </w:p>
    <w:p w:rsidR="00A16EEB" w:rsidRDefault="00673405" w:rsidP="004B16C4">
      <w:pPr>
        <w:rPr>
          <w:rFonts w:ascii="Palatino Linotype" w:hAnsi="Palatino Linotype"/>
          <w:color w:val="000000"/>
          <w:shd w:val="clear" w:color="auto" w:fill="FFFFFF"/>
        </w:rPr>
      </w:pPr>
      <w:r w:rsidRPr="00673405">
        <w:rPr>
          <w:rFonts w:ascii="Palatino Linotype" w:hAnsi="Palatino Linotype"/>
          <w:noProof/>
          <w:color w:val="000000"/>
          <w:shd w:val="clear" w:color="auto" w:fill="FFFFFF"/>
        </w:rPr>
        <mc:AlternateContent>
          <mc:Choice Requires="wps">
            <w:drawing>
              <wp:anchor distT="45720" distB="45720" distL="114300" distR="114300" simplePos="0" relativeHeight="251659264" behindDoc="0" locked="0" layoutInCell="1" allowOverlap="1" wp14:anchorId="3C7376FD" wp14:editId="34A8A1E6">
                <wp:simplePos x="0" y="0"/>
                <wp:positionH relativeFrom="margin">
                  <wp:align>left</wp:align>
                </wp:positionH>
                <wp:positionV relativeFrom="paragraph">
                  <wp:posOffset>2489725</wp:posOffset>
                </wp:positionV>
                <wp:extent cx="2360930" cy="1404620"/>
                <wp:effectExtent l="0" t="0" r="381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a:ln w="9525">
                          <a:noFill/>
                          <a:miter lim="800000"/>
                          <a:headEnd/>
                          <a:tailEnd/>
                        </a:ln>
                      </wps:spPr>
                      <wps:txbx>
                        <w:txbxContent>
                          <w:p w:rsidR="00673405" w:rsidRPr="00673405" w:rsidRDefault="00673405">
                            <w:pPr>
                              <w:rPr>
                                <w:b/>
                                <w:i/>
                              </w:rPr>
                            </w:pPr>
                            <w:r w:rsidRPr="00673405">
                              <w:rPr>
                                <w:b/>
                                <w:i/>
                              </w:rPr>
                              <w:t>Data provided by permission of King County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C7376FD" id="_x0000_t202" coordsize="21600,21600" o:spt="202" path="m,l,21600r21600,l21600,xe">
                <v:stroke joinstyle="miter"/>
                <v:path gradientshapeok="t" o:connecttype="rect"/>
              </v:shapetype>
              <v:shape id="Text Box 2" o:spid="_x0000_s1026" type="#_x0000_t202" style="position:absolute;margin-left:0;margin-top:196.05pt;width:185.9pt;height:110.6pt;z-index:25165926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" fillcolor="#f7fafd [180]" stroked="f">
                <v:fill color2="#cde0f2 [980]" colors="0 #f7fafd;48497f #b5d2ec;54395f #b5d2ec;1 #cee1f2" focus="100%" type="gradient">
                  <o:fill v:ext="view" type="gradientUnscaled"/>
                </v:fill>
                <v:textbox style="mso-fit-shape-to-text:t">
                  <w:txbxContent>
                    <w:p w:rsidR="00673405" w:rsidRPr="00673405" w:rsidRDefault="00673405">
                      <w:pPr>
                        <w:rPr>
                          <w:b/>
                          <w:i/>
                        </w:rPr>
                      </w:pPr>
                      <w:r w:rsidRPr="00673405">
                        <w:rPr>
                          <w:b/>
                          <w:i/>
                        </w:rPr>
                        <w:t>Data provided by permission of King County</w:t>
                      </w:r>
                    </w:p>
                  </w:txbxContent>
                </v:textbox>
                <w10:wrap anchorx="margin"/>
              </v:shape>
            </w:pict>
          </mc:Fallback>
        </mc:AlternateContent>
      </w:r>
      <w:r w:rsidR="00571913">
        <w:rPr>
          <w:rFonts w:ascii="Palatino Linotype" w:hAnsi="Palatino Linotype"/>
          <w:noProof/>
          <w:color w:val="000000"/>
          <w:shd w:val="clear" w:color="auto" w:fill="FFFFFF"/>
        </w:rPr>
        <w:drawing>
          <wp:inline distT="0" distB="0" distL="0" distR="0" wp14:anchorId="4457D42A" wp14:editId="78732067">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_CreateInitialEvaluation_Ma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E4954" w:rsidRPr="007E4954" w:rsidRDefault="00593611" w:rsidP="004B16C4">
      <w:pPr>
        <w:rPr>
          <w:rFonts w:ascii="Palatino Linotype" w:hAnsi="Palatino Linotype"/>
          <w:color w:val="000000"/>
          <w:shd w:val="clear" w:color="auto" w:fill="FFFFFF"/>
        </w:rPr>
      </w:pPr>
      <w:r>
        <w:rPr>
          <w:rFonts w:ascii="Palatino Linotype" w:hAnsi="Palatino Linotype"/>
          <w:color w:val="000000"/>
          <w:shd w:val="clear" w:color="auto" w:fill="FFFFFF"/>
        </w:rPr>
        <w:t>Your evaluation features class is now ready for the simplification part of the workflow. It is a good idea to check this initial evaluation feature class to make sure it makes sense with the data you intended. Once you have verified that it</w:t>
      </w:r>
      <w:r w:rsidR="00073F12">
        <w:rPr>
          <w:rFonts w:ascii="Palatino Linotype" w:hAnsi="Palatino Linotype"/>
          <w:color w:val="000000"/>
          <w:shd w:val="clear" w:color="auto" w:fill="FFFFFF"/>
        </w:rPr>
        <w:t xml:space="preserve"> has been created as you desire</w:t>
      </w:r>
      <w:r w:rsidR="00A16EEB">
        <w:rPr>
          <w:rFonts w:ascii="Palatino Linotype" w:hAnsi="Palatino Linotype"/>
          <w:color w:val="000000"/>
          <w:shd w:val="clear" w:color="auto" w:fill="FFFFFF"/>
        </w:rPr>
        <w:t>d</w:t>
      </w:r>
      <w:r w:rsidR="00073F12">
        <w:rPr>
          <w:rFonts w:ascii="Palatino Linotype" w:hAnsi="Palatino Linotype"/>
          <w:color w:val="000000"/>
          <w:shd w:val="clear" w:color="auto" w:fill="FFFFFF"/>
        </w:rPr>
        <w:t>,</w:t>
      </w:r>
      <w:r>
        <w:rPr>
          <w:rFonts w:ascii="Palatino Linotype" w:hAnsi="Palatino Linotype"/>
          <w:color w:val="000000"/>
          <w:shd w:val="clear" w:color="auto" w:fill="FFFFFF"/>
        </w:rPr>
        <w:t xml:space="preserve"> you can </w:t>
      </w:r>
      <w:r w:rsidR="00986C02">
        <w:rPr>
          <w:rFonts w:ascii="Palatino Linotype" w:hAnsi="Palatino Linotype"/>
          <w:color w:val="000000"/>
          <w:shd w:val="clear" w:color="auto" w:fill="FFFFFF"/>
        </w:rPr>
        <w:t xml:space="preserve">always </w:t>
      </w:r>
      <w:r>
        <w:rPr>
          <w:rFonts w:ascii="Palatino Linotype" w:hAnsi="Palatino Linotype"/>
          <w:color w:val="000000"/>
          <w:shd w:val="clear" w:color="auto" w:fill="FFFFFF"/>
        </w:rPr>
        <w:t xml:space="preserve">return to </w:t>
      </w:r>
      <w:r w:rsidR="00986C02">
        <w:rPr>
          <w:rFonts w:ascii="Palatino Linotype" w:hAnsi="Palatino Linotype"/>
          <w:color w:val="000000"/>
          <w:shd w:val="clear" w:color="auto" w:fill="FFFFFF"/>
        </w:rPr>
        <w:t>it if</w:t>
      </w:r>
      <w:r>
        <w:rPr>
          <w:rFonts w:ascii="Palatino Linotype" w:hAnsi="Palatino Linotype"/>
          <w:color w:val="000000"/>
          <w:shd w:val="clear" w:color="auto" w:fill="FFFFFF"/>
        </w:rPr>
        <w:t xml:space="preserve"> you </w:t>
      </w:r>
      <w:r w:rsidR="00073F12">
        <w:rPr>
          <w:rFonts w:ascii="Palatino Linotype" w:hAnsi="Palatino Linotype"/>
          <w:color w:val="000000"/>
          <w:shd w:val="clear" w:color="auto" w:fill="FFFFFF"/>
        </w:rPr>
        <w:t xml:space="preserve">ever </w:t>
      </w:r>
      <w:r>
        <w:rPr>
          <w:rFonts w:ascii="Palatino Linotype" w:hAnsi="Palatino Linotype"/>
          <w:color w:val="000000"/>
          <w:shd w:val="clear" w:color="auto" w:fill="FFFFFF"/>
        </w:rPr>
        <w:t xml:space="preserve">need to </w:t>
      </w:r>
      <w:r w:rsidR="00986C02">
        <w:rPr>
          <w:rFonts w:ascii="Palatino Linotype" w:hAnsi="Palatino Linotype"/>
          <w:color w:val="000000"/>
          <w:shd w:val="clear" w:color="auto" w:fill="FFFFFF"/>
        </w:rPr>
        <w:t>restart</w:t>
      </w:r>
      <w:r>
        <w:rPr>
          <w:rFonts w:ascii="Palatino Linotype" w:hAnsi="Palatino Linotype"/>
          <w:color w:val="000000"/>
          <w:shd w:val="clear" w:color="auto" w:fill="FFFFFF"/>
        </w:rPr>
        <w:t xml:space="preserve"> your simplification.</w:t>
      </w:r>
    </w:p>
    <w:p w:rsidR="00F01A79" w:rsidRPr="00073F12" w:rsidRDefault="007E4954" w:rsidP="00F01A79">
      <w:pPr>
        <w:rPr>
          <w:rFonts w:ascii="Palatino Linotype" w:hAnsi="Palatino Linotype"/>
          <w:b/>
          <w:color w:val="000000"/>
          <w:sz w:val="28"/>
          <w:szCs w:val="28"/>
        </w:rPr>
      </w:pPr>
      <w:r>
        <w:rPr>
          <w:rFonts w:ascii="Palatino Linotype" w:hAnsi="Palatino Linotype"/>
          <w:b/>
          <w:color w:val="000000"/>
          <w:sz w:val="28"/>
          <w:szCs w:val="28"/>
          <w:lang w:eastAsia="zh-CN"/>
        </w:rPr>
        <w:lastRenderedPageBreak/>
        <w:t>5</w:t>
      </w:r>
      <w:r w:rsidR="00A20F8B" w:rsidRPr="00A20F8B">
        <w:rPr>
          <w:rFonts w:ascii="Palatino Linotype" w:hAnsi="Palatino Linotype"/>
          <w:b/>
          <w:color w:val="000000"/>
          <w:sz w:val="28"/>
          <w:szCs w:val="28"/>
          <w:lang w:eastAsia="zh-CN"/>
        </w:rPr>
        <w:t xml:space="preserve">. </w:t>
      </w:r>
      <w:r w:rsidR="00A20F8B">
        <w:rPr>
          <w:rFonts w:ascii="Palatino Linotype" w:hAnsi="Palatino Linotype"/>
          <w:b/>
          <w:color w:val="000000"/>
          <w:sz w:val="28"/>
          <w:szCs w:val="28"/>
          <w:lang w:eastAsia="zh-CN"/>
        </w:rPr>
        <w:t xml:space="preserve">Simplification </w:t>
      </w:r>
      <w:r>
        <w:rPr>
          <w:rFonts w:ascii="Palatino Linotype" w:hAnsi="Palatino Linotype"/>
          <w:b/>
          <w:color w:val="000000"/>
          <w:sz w:val="28"/>
          <w:szCs w:val="28"/>
          <w:lang w:eastAsia="zh-CN"/>
        </w:rPr>
        <w:t>Workflow</w:t>
      </w:r>
    </w:p>
    <w:p w:rsidR="00073F12" w:rsidRPr="007F4E11" w:rsidRDefault="00073F12" w:rsidP="00073F12">
      <w:pPr>
        <w:rPr>
          <w:rFonts w:ascii="Palatino Linotype" w:hAnsi="Palatino Linotype"/>
          <w:b/>
          <w:color w:val="000000"/>
          <w:u w:val="single"/>
        </w:rPr>
      </w:pPr>
      <w:r>
        <w:rPr>
          <w:rFonts w:ascii="Palatino Linotype" w:hAnsi="Palatino Linotype"/>
          <w:b/>
          <w:color w:val="000000"/>
          <w:u w:val="single"/>
        </w:rPr>
        <w:t>Introduction</w:t>
      </w:r>
    </w:p>
    <w:p w:rsidR="00073F12" w:rsidRPr="008A7818" w:rsidRDefault="008A7818" w:rsidP="00073F12">
      <w:pPr>
        <w:rPr>
          <w:rFonts w:ascii="Palatino Linotype" w:hAnsi="Palatino Linotype" w:cs="Lucida Sans Unicode"/>
          <w:i/>
          <w:color w:val="000000"/>
          <w:shd w:val="clear" w:color="auto" w:fill="FFFFFF"/>
          <w:lang w:eastAsia="zh-CN"/>
        </w:rPr>
      </w:pPr>
      <w:r>
        <w:rPr>
          <w:rFonts w:ascii="Palatino Linotype" w:hAnsi="Palatino Linotype" w:cs="Lucida Sans Unicode"/>
          <w:color w:val="000000"/>
          <w:shd w:val="clear" w:color="auto" w:fill="FFFFFF"/>
          <w:lang w:eastAsia="zh-CN"/>
        </w:rPr>
        <w:t>While the evaluation feature class has been clipped to the study area and cleaned topologically, it has not been simplified other than that. This means that many small features may still remain that may not be consequential at the focal scale of your analysis</w:t>
      </w:r>
      <w:r w:rsidR="00571913">
        <w:rPr>
          <w:rFonts w:ascii="Palatino Linotype" w:hAnsi="Palatino Linotype" w:cs="Lucida Sans Unicode"/>
          <w:color w:val="000000"/>
          <w:shd w:val="clear" w:color="auto" w:fill="FFFFFF"/>
          <w:lang w:eastAsia="zh-CN"/>
        </w:rPr>
        <w:t xml:space="preserve"> – for example, the tutorial feature class has 1256 features at this point</w:t>
      </w:r>
      <w:r>
        <w:rPr>
          <w:rFonts w:ascii="Palatino Linotype" w:hAnsi="Palatino Linotype" w:cs="Lucida Sans Unicode"/>
          <w:color w:val="000000"/>
          <w:shd w:val="clear" w:color="auto" w:fill="FFFFFF"/>
          <w:lang w:eastAsia="zh-CN"/>
        </w:rPr>
        <w:t>.</w:t>
      </w:r>
      <w:r w:rsidR="00425B5C">
        <w:rPr>
          <w:rFonts w:ascii="Palatino Linotype" w:hAnsi="Palatino Linotype" w:cs="Lucida Sans Unicode"/>
          <w:color w:val="000000"/>
          <w:shd w:val="clear" w:color="auto" w:fill="FFFFFF"/>
          <w:lang w:eastAsia="zh-CN"/>
        </w:rPr>
        <w:t xml:space="preserve"> To preserve the larger trends while reducing file size, t</w:t>
      </w:r>
      <w:r w:rsidR="00073F12">
        <w:rPr>
          <w:rFonts w:ascii="Palatino Linotype" w:hAnsi="Palatino Linotype" w:cs="Lucida Sans Unicode"/>
          <w:color w:val="000000"/>
          <w:shd w:val="clear" w:color="auto" w:fill="FFFFFF"/>
          <w:lang w:eastAsia="zh-CN"/>
        </w:rPr>
        <w:t xml:space="preserve">he simplification workflow </w:t>
      </w:r>
      <w:r w:rsidR="006F5AFC">
        <w:rPr>
          <w:rFonts w:ascii="Palatino Linotype" w:hAnsi="Palatino Linotype" w:cs="Lucida Sans Unicode"/>
          <w:color w:val="000000"/>
          <w:shd w:val="clear" w:color="auto" w:fill="FFFFFF"/>
          <w:lang w:eastAsia="zh-CN"/>
        </w:rPr>
        <w:t xml:space="preserve">in the </w:t>
      </w:r>
      <w:proofErr w:type="spellStart"/>
      <w:r w:rsidR="006F5AFC">
        <w:rPr>
          <w:rFonts w:ascii="Palatino Linotype" w:hAnsi="Palatino Linotype" w:cs="Lucida Sans Unicode"/>
          <w:color w:val="000000"/>
          <w:shd w:val="clear" w:color="auto" w:fill="FFFFFF"/>
          <w:lang w:eastAsia="zh-CN"/>
        </w:rPr>
        <w:t>GeodesignWorkshop</w:t>
      </w:r>
      <w:proofErr w:type="spellEnd"/>
      <w:r w:rsidR="006F5AFC">
        <w:rPr>
          <w:rFonts w:ascii="Palatino Linotype" w:hAnsi="Palatino Linotype" w:cs="Lucida Sans Unicode"/>
          <w:color w:val="000000"/>
          <w:shd w:val="clear" w:color="auto" w:fill="FFFFFF"/>
          <w:lang w:eastAsia="zh-CN"/>
        </w:rPr>
        <w:t xml:space="preserve"> toolbox </w:t>
      </w:r>
      <w:r w:rsidR="00073F12">
        <w:rPr>
          <w:rFonts w:ascii="Palatino Linotype" w:hAnsi="Palatino Linotype" w:cs="Lucida Sans Unicode"/>
          <w:color w:val="000000"/>
          <w:shd w:val="clear" w:color="auto" w:fill="FFFFFF"/>
          <w:lang w:eastAsia="zh-CN"/>
        </w:rPr>
        <w:t xml:space="preserve">has 3 main tools that are recommended to be used in a particular order. </w:t>
      </w:r>
      <w:r w:rsidR="00073F12">
        <w:rPr>
          <w:rFonts w:ascii="Palatino Linotype" w:hAnsi="Palatino Linotype" w:cs="Lucida Sans Unicode"/>
          <w:b/>
          <w:color w:val="000000"/>
          <w:shd w:val="clear" w:color="auto" w:fill="FFFFFF"/>
          <w:lang w:eastAsia="zh-CN"/>
        </w:rPr>
        <w:t>2. Raster Focal Mean</w:t>
      </w:r>
      <w:r w:rsidR="00073F12">
        <w:rPr>
          <w:rFonts w:ascii="Palatino Linotype" w:hAnsi="Palatino Linotype" w:cs="Lucida Sans Unicode"/>
          <w:color w:val="000000"/>
          <w:shd w:val="clear" w:color="auto" w:fill="FFFFFF"/>
          <w:lang w:eastAsia="zh-CN"/>
        </w:rPr>
        <w:t xml:space="preserve"> uses raster smoothing to quickly reduce feature count and round polygon boundaries, but leaves a grid cell-like appearance if zoomed in. </w:t>
      </w:r>
      <w:r w:rsidR="00073F12">
        <w:rPr>
          <w:rFonts w:ascii="Palatino Linotype" w:hAnsi="Palatino Linotype" w:cs="Lucida Sans Unicode"/>
          <w:b/>
          <w:color w:val="000000"/>
          <w:shd w:val="clear" w:color="auto" w:fill="FFFFFF"/>
          <w:lang w:eastAsia="zh-CN"/>
        </w:rPr>
        <w:t>3. Eliminate Assist</w:t>
      </w:r>
      <w:r w:rsidR="00073F12">
        <w:rPr>
          <w:rFonts w:ascii="Palatino Linotype" w:hAnsi="Palatino Linotype" w:cs="Lucida Sans Unicode"/>
          <w:color w:val="000000"/>
          <w:shd w:val="clear" w:color="auto" w:fill="FFFFFF"/>
          <w:lang w:eastAsia="zh-CN"/>
        </w:rPr>
        <w:t xml:space="preserve"> merges selected features with their neighbors and can be used to eliminate any remaining small features quickly. </w:t>
      </w:r>
      <w:r w:rsidR="00073F12">
        <w:rPr>
          <w:rFonts w:ascii="Palatino Linotype" w:hAnsi="Palatino Linotype" w:cs="Lucida Sans Unicode"/>
          <w:b/>
          <w:color w:val="000000"/>
          <w:shd w:val="clear" w:color="auto" w:fill="FFFFFF"/>
          <w:lang w:eastAsia="zh-CN"/>
        </w:rPr>
        <w:t>4. Simplify Polygon</w:t>
      </w:r>
      <w:r w:rsidR="00073F12">
        <w:rPr>
          <w:rFonts w:ascii="Palatino Linotype" w:hAnsi="Palatino Linotype" w:cs="Lucida Sans Unicode"/>
          <w:color w:val="000000"/>
          <w:shd w:val="clear" w:color="auto" w:fill="FFFFFF"/>
          <w:lang w:eastAsia="zh-CN"/>
        </w:rPr>
        <w:t xml:space="preserve"> are two tools that smooth and straighten polygon edges, removing the grid cell-like appearance from Raster Focal Mean. It is recommended that you </w:t>
      </w:r>
      <w:r>
        <w:rPr>
          <w:rFonts w:ascii="Palatino Linotype" w:hAnsi="Palatino Linotype" w:cs="Lucida Sans Unicode"/>
          <w:color w:val="000000"/>
          <w:shd w:val="clear" w:color="auto" w:fill="FFFFFF"/>
          <w:lang w:eastAsia="zh-CN"/>
        </w:rPr>
        <w:t xml:space="preserve">run </w:t>
      </w:r>
      <w:r w:rsidRPr="008A7818">
        <w:rPr>
          <w:rFonts w:ascii="Palatino Linotype" w:hAnsi="Palatino Linotype" w:cs="Lucida Sans Unicode"/>
          <w:color w:val="000000"/>
          <w:shd w:val="clear" w:color="auto" w:fill="FFFFFF"/>
          <w:lang w:eastAsia="zh-CN"/>
        </w:rPr>
        <w:t>Simplify Polygon</w:t>
      </w:r>
      <w:r>
        <w:rPr>
          <w:rFonts w:ascii="Palatino Linotype" w:hAnsi="Palatino Linotype" w:cs="Lucida Sans Unicode"/>
          <w:color w:val="000000"/>
          <w:shd w:val="clear" w:color="auto" w:fill="FFFFFF"/>
          <w:lang w:eastAsia="zh-CN"/>
        </w:rPr>
        <w:t xml:space="preserve"> at some point after any Raster Focal Mean, but the tools can otherwise be chained in any order, even multiple times, in order to achieve the benefit of all 3 types of simplification.</w:t>
      </w:r>
    </w:p>
    <w:p w:rsidR="00F01A79" w:rsidRPr="007F4E11" w:rsidRDefault="008A7818" w:rsidP="00F01A79">
      <w:pPr>
        <w:rPr>
          <w:rFonts w:ascii="Palatino Linotype" w:hAnsi="Palatino Linotype"/>
          <w:b/>
          <w:color w:val="000000"/>
          <w:u w:val="single"/>
        </w:rPr>
      </w:pPr>
      <w:r>
        <w:rPr>
          <w:rFonts w:ascii="Palatino Linotype" w:hAnsi="Palatino Linotype"/>
          <w:b/>
          <w:color w:val="000000"/>
          <w:u w:val="single"/>
        </w:rPr>
        <w:t>2. Raster Focal Mean</w:t>
      </w:r>
    </w:p>
    <w:p w:rsidR="00F01A79" w:rsidRPr="00194898" w:rsidRDefault="009B07F7" w:rsidP="00F01A79">
      <w:pPr>
        <w:rPr>
          <w:rFonts w:ascii="Palatino Linotype" w:hAnsi="Palatino Linotype" w:cs="Lucida Sans Unicode"/>
          <w:b/>
          <w:i/>
          <w:color w:val="000000"/>
          <w:shd w:val="clear" w:color="auto" w:fill="FFFFFF"/>
          <w:lang w:eastAsia="zh-CN"/>
        </w:rPr>
      </w:pPr>
      <w:r>
        <w:rPr>
          <w:rFonts w:ascii="Palatino Linotype" w:hAnsi="Palatino Linotype" w:cs="Lucida Sans Unicode"/>
          <w:color w:val="000000"/>
          <w:shd w:val="clear" w:color="auto" w:fill="FFFFFF"/>
          <w:lang w:eastAsia="zh-CN"/>
        </w:rPr>
        <w:t xml:space="preserve">This tool works by converting your evaluation features class to a raster, running </w:t>
      </w:r>
      <w:hyperlink r:id="rId25" w:history="1">
        <w:r w:rsidRPr="00E028B5">
          <w:rPr>
            <w:rStyle w:val="Hyperlink"/>
            <w:rFonts w:ascii="Palatino Linotype" w:hAnsi="Palatino Linotype" w:cs="Lucida Sans Unicode"/>
            <w:shd w:val="clear" w:color="auto" w:fill="FFFFFF"/>
            <w:lang w:eastAsia="zh-CN"/>
          </w:rPr>
          <w:t>Focal Statistics</w:t>
        </w:r>
      </w:hyperlink>
      <w:r>
        <w:rPr>
          <w:rFonts w:ascii="Palatino Linotype" w:hAnsi="Palatino Linotype" w:cs="Lucida Sans Unicode"/>
          <w:color w:val="000000"/>
          <w:shd w:val="clear" w:color="auto" w:fill="FFFFFF"/>
          <w:lang w:eastAsia="zh-CN"/>
        </w:rPr>
        <w:t xml:space="preserve"> (MEAN) on it multiple</w:t>
      </w:r>
      <w:r w:rsidR="00E028B5">
        <w:rPr>
          <w:rFonts w:ascii="Palatino Linotype" w:hAnsi="Palatino Linotype" w:cs="Lucida Sans Unicode"/>
          <w:color w:val="000000"/>
          <w:shd w:val="clear" w:color="auto" w:fill="FFFFFF"/>
          <w:lang w:eastAsia="zh-CN"/>
        </w:rPr>
        <w:t xml:space="preserve"> times</w:t>
      </w:r>
      <w:r>
        <w:rPr>
          <w:rFonts w:ascii="Palatino Linotype" w:hAnsi="Palatino Linotype" w:cs="Lucida Sans Unicode"/>
          <w:color w:val="000000"/>
          <w:shd w:val="clear" w:color="auto" w:fill="FFFFFF"/>
          <w:lang w:eastAsia="zh-CN"/>
        </w:rPr>
        <w:t xml:space="preserve">, and converts it </w:t>
      </w:r>
      <w:r w:rsidR="005F6ED8">
        <w:rPr>
          <w:rFonts w:ascii="Palatino Linotype" w:hAnsi="Palatino Linotype" w:cs="Lucida Sans Unicode"/>
          <w:color w:val="000000"/>
          <w:shd w:val="clear" w:color="auto" w:fill="FFFFFF"/>
          <w:lang w:eastAsia="zh-CN"/>
        </w:rPr>
        <w:t>back</w:t>
      </w:r>
      <w:r>
        <w:rPr>
          <w:rFonts w:ascii="Palatino Linotype" w:hAnsi="Palatino Linotype" w:cs="Lucida Sans Unicode"/>
          <w:color w:val="000000"/>
          <w:shd w:val="clear" w:color="auto" w:fill="FFFFFF"/>
          <w:lang w:eastAsia="zh-CN"/>
        </w:rPr>
        <w:t xml:space="preserve"> to polygon with some geometry cleaning. This tool works well early in the workflow as it can quickly smooth over small features.</w:t>
      </w:r>
      <w:r w:rsidR="00194898">
        <w:rPr>
          <w:rFonts w:ascii="Palatino Linotype" w:hAnsi="Palatino Linotype" w:cs="Lucida Sans Unicode"/>
          <w:color w:val="000000"/>
          <w:shd w:val="clear" w:color="auto" w:fill="FFFFFF"/>
          <w:lang w:eastAsia="zh-CN"/>
        </w:rPr>
        <w:t xml:space="preserve"> </w:t>
      </w:r>
      <w:r w:rsidR="00194898">
        <w:rPr>
          <w:rFonts w:ascii="Palatino Linotype" w:hAnsi="Palatino Linotype" w:cs="Lucida Sans Unicode"/>
          <w:b/>
          <w:i/>
          <w:color w:val="000000"/>
          <w:shd w:val="clear" w:color="auto" w:fill="FFFFFF"/>
          <w:lang w:eastAsia="zh-CN"/>
        </w:rPr>
        <w:t>You will need the Spatial Analyst extension enabled for this tool, which can be turned on in Customize &gt; Extensions at the top menu</w:t>
      </w:r>
      <w:r w:rsidR="00176B67">
        <w:rPr>
          <w:rFonts w:ascii="Palatino Linotype" w:hAnsi="Palatino Linotype" w:cs="Lucida Sans Unicode"/>
          <w:b/>
          <w:i/>
          <w:color w:val="000000"/>
          <w:shd w:val="clear" w:color="auto" w:fill="FFFFFF"/>
          <w:lang w:eastAsia="zh-CN"/>
        </w:rPr>
        <w:t xml:space="preserve"> in ArcMap</w:t>
      </w:r>
      <w:r w:rsidR="00194898">
        <w:rPr>
          <w:rFonts w:ascii="Palatino Linotype" w:hAnsi="Palatino Linotype" w:cs="Lucida Sans Unicode"/>
          <w:b/>
          <w:i/>
          <w:color w:val="000000"/>
          <w:shd w:val="clear" w:color="auto" w:fill="FFFFFF"/>
          <w:lang w:eastAsia="zh-CN"/>
        </w:rPr>
        <w:t>.</w:t>
      </w:r>
    </w:p>
    <w:p w:rsidR="00632A4D" w:rsidRPr="000E464E" w:rsidRDefault="000E464E" w:rsidP="00D525D1">
      <w:pPr>
        <w:pStyle w:val="ListParagraph"/>
        <w:numPr>
          <w:ilvl w:val="0"/>
          <w:numId w:val="3"/>
        </w:numPr>
        <w:rPr>
          <w:rFonts w:ascii="Palatino Linotype" w:hAnsi="Palatino Linotype" w:cs="Lucida Sans Unicode"/>
          <w:b/>
          <w:color w:val="000000"/>
          <w:shd w:val="clear" w:color="auto" w:fill="FFFFFF"/>
          <w:lang w:eastAsia="zh-CN"/>
        </w:rPr>
      </w:pPr>
      <w:r>
        <w:rPr>
          <w:rFonts w:ascii="Palatino Linotype" w:hAnsi="Palatino Linotype"/>
          <w:color w:val="000000"/>
          <w:shd w:val="clear" w:color="auto" w:fill="FFFFFF"/>
        </w:rPr>
        <w:t xml:space="preserve">In the </w:t>
      </w:r>
      <w:proofErr w:type="spellStart"/>
      <w:r>
        <w:rPr>
          <w:rFonts w:ascii="Palatino Linotype" w:hAnsi="Palatino Linotype"/>
          <w:color w:val="000000"/>
          <w:shd w:val="clear" w:color="auto" w:fill="FFFFFF"/>
        </w:rPr>
        <w:t>GeodesignWorkshop</w:t>
      </w:r>
      <w:proofErr w:type="spellEnd"/>
      <w:r>
        <w:rPr>
          <w:rFonts w:ascii="Palatino Linotype" w:hAnsi="Palatino Linotype"/>
          <w:color w:val="000000"/>
          <w:shd w:val="clear" w:color="auto" w:fill="FFFFFF"/>
        </w:rPr>
        <w:t xml:space="preserve"> toolbox, open </w:t>
      </w:r>
      <w:r>
        <w:rPr>
          <w:rFonts w:ascii="Palatino Linotype" w:hAnsi="Palatino Linotype"/>
          <w:b/>
          <w:color w:val="000000"/>
          <w:shd w:val="clear" w:color="auto" w:fill="FFFFFF"/>
        </w:rPr>
        <w:t>2. Raster Focal Mean</w:t>
      </w:r>
      <w:r w:rsidR="00632A4D">
        <w:rPr>
          <w:rFonts w:ascii="Palatino Linotype" w:hAnsi="Palatino Linotype" w:cs="Lucida Sans Unicode"/>
          <w:color w:val="000000"/>
          <w:shd w:val="clear" w:color="auto" w:fill="FFFFFF"/>
          <w:lang w:eastAsia="zh-CN"/>
        </w:rPr>
        <w:t>.</w:t>
      </w:r>
    </w:p>
    <w:p w:rsidR="00632A4D" w:rsidRPr="008E01A9" w:rsidRDefault="008E01A9" w:rsidP="000E464E">
      <w:pPr>
        <w:pStyle w:val="ListParagraph"/>
        <w:numPr>
          <w:ilvl w:val="0"/>
          <w:numId w:val="3"/>
        </w:numPr>
        <w:rPr>
          <w:rFonts w:ascii="Palatino Linotype" w:hAnsi="Palatino Linotype" w:cs="Lucida Sans Unicode"/>
          <w:b/>
          <w:color w:val="000000"/>
          <w:u w:val="single"/>
          <w:shd w:val="clear" w:color="auto" w:fill="FFFFFF"/>
          <w:lang w:eastAsia="zh-CN"/>
        </w:rPr>
      </w:pPr>
      <w:r w:rsidRPr="008E01A9">
        <w:rPr>
          <w:rFonts w:ascii="Palatino Linotype" w:hAnsi="Palatino Linotype" w:cs="Lucida Sans Unicode"/>
          <w:color w:val="000000"/>
          <w:u w:val="single"/>
          <w:shd w:val="clear" w:color="auto" w:fill="FFFFFF"/>
          <w:lang w:eastAsia="zh-CN"/>
        </w:rPr>
        <w:t>Input Evaluation Features</w:t>
      </w:r>
      <w:r>
        <w:rPr>
          <w:rFonts w:ascii="Palatino Linotype" w:hAnsi="Palatino Linotype" w:cs="Lucida Sans Unicode"/>
          <w:color w:val="000000"/>
          <w:shd w:val="clear" w:color="auto" w:fill="FFFFFF"/>
          <w:lang w:eastAsia="zh-CN"/>
        </w:rPr>
        <w:t xml:space="preserve"> is the feature class you would like to simplify. If you are just starting the workflow, it is your unsimplified evaluation.</w:t>
      </w:r>
    </w:p>
    <w:p w:rsidR="008E01A9" w:rsidRPr="008E01A9" w:rsidRDefault="008E01A9" w:rsidP="000E464E">
      <w:pPr>
        <w:pStyle w:val="ListParagraph"/>
        <w:numPr>
          <w:ilvl w:val="0"/>
          <w:numId w:val="3"/>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Output Simplified Evaluation Feature Class</w:t>
      </w:r>
      <w:r>
        <w:rPr>
          <w:rFonts w:ascii="Palatino Linotype" w:hAnsi="Palatino Linotype" w:cs="Lucida Sans Unicode"/>
          <w:color w:val="000000"/>
          <w:shd w:val="clear" w:color="auto" w:fill="FFFFFF"/>
          <w:lang w:eastAsia="zh-CN"/>
        </w:rPr>
        <w:t xml:space="preserve"> you should put in your project geodatabase or feature dataset.</w:t>
      </w:r>
    </w:p>
    <w:p w:rsidR="008E01A9" w:rsidRPr="008E01A9" w:rsidRDefault="008E01A9" w:rsidP="000E464E">
      <w:pPr>
        <w:pStyle w:val="ListParagraph"/>
        <w:numPr>
          <w:ilvl w:val="0"/>
          <w:numId w:val="3"/>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Simplification Neighborhood</w:t>
      </w:r>
      <w:r>
        <w:rPr>
          <w:rFonts w:ascii="Palatino Linotype" w:hAnsi="Palatino Linotype" w:cs="Lucida Sans Unicode"/>
          <w:color w:val="000000"/>
          <w:shd w:val="clear" w:color="auto" w:fill="FFFFFF"/>
          <w:lang w:eastAsia="zh-CN"/>
        </w:rPr>
        <w:t xml:space="preserve"> is the area a cell that will be averaged to replace that cell’s value. A larger simplification neighborhood will lead to greater simplification.</w:t>
      </w:r>
    </w:p>
    <w:p w:rsidR="008E01A9" w:rsidRPr="008E01A9" w:rsidRDefault="008E01A9" w:rsidP="008E01A9">
      <w:pPr>
        <w:pStyle w:val="ListParagraph"/>
        <w:numPr>
          <w:ilvl w:val="1"/>
          <w:numId w:val="3"/>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shd w:val="clear" w:color="auto" w:fill="FFFFFF"/>
          <w:lang w:eastAsia="zh-CN"/>
        </w:rPr>
        <w:t>Rectangular neighborhoods with odd and equal values for height and width (e.g. 5 x 5, 11 x 11) tend to perform best because they create symmetric neighborhoods, leading to “fair” averaging.</w:t>
      </w:r>
    </w:p>
    <w:p w:rsidR="008E01A9" w:rsidRPr="002B4D91" w:rsidRDefault="00551308" w:rsidP="008E01A9">
      <w:pPr>
        <w:pStyle w:val="ListParagraph"/>
        <w:numPr>
          <w:ilvl w:val="1"/>
          <w:numId w:val="3"/>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shd w:val="clear" w:color="auto" w:fill="FFFFFF"/>
          <w:lang w:eastAsia="zh-CN"/>
        </w:rPr>
        <w:t xml:space="preserve">The default </w:t>
      </w:r>
      <w:r w:rsidR="008E01A9">
        <w:rPr>
          <w:rFonts w:ascii="Palatino Linotype" w:hAnsi="Palatino Linotype" w:cs="Lucida Sans Unicode"/>
          <w:color w:val="000000"/>
          <w:shd w:val="clear" w:color="auto" w:fill="FFFFFF"/>
          <w:lang w:eastAsia="zh-CN"/>
        </w:rPr>
        <w:t>9 x 9 cells</w:t>
      </w:r>
      <w:r>
        <w:rPr>
          <w:rFonts w:ascii="Palatino Linotype" w:hAnsi="Palatino Linotype" w:cs="Lucida Sans Unicode"/>
          <w:color w:val="000000"/>
          <w:shd w:val="clear" w:color="auto" w:fill="FFFFFF"/>
          <w:lang w:eastAsia="zh-CN"/>
        </w:rPr>
        <w:t xml:space="preserve"> we found</w:t>
      </w:r>
      <w:r w:rsidR="008E01A9">
        <w:rPr>
          <w:rFonts w:ascii="Palatino Linotype" w:hAnsi="Palatino Linotype" w:cs="Lucida Sans Unicode"/>
          <w:color w:val="000000"/>
          <w:shd w:val="clear" w:color="auto" w:fill="FFFFFF"/>
          <w:lang w:eastAsia="zh-CN"/>
        </w:rPr>
        <w:t xml:space="preserve"> is a good baseline for using a 30m rasterization of a feature class</w:t>
      </w:r>
      <w:r>
        <w:rPr>
          <w:rFonts w:ascii="Palatino Linotype" w:hAnsi="Palatino Linotype" w:cs="Lucida Sans Unicode"/>
          <w:color w:val="000000"/>
          <w:shd w:val="clear" w:color="auto" w:fill="FFFFFF"/>
          <w:lang w:eastAsia="zh-CN"/>
        </w:rPr>
        <w:t xml:space="preserve"> (see </w:t>
      </w:r>
      <w:r>
        <w:rPr>
          <w:rFonts w:ascii="Palatino Linotype" w:hAnsi="Palatino Linotype" w:cs="Lucida Sans Unicode"/>
          <w:color w:val="000000"/>
          <w:u w:val="single"/>
          <w:shd w:val="clear" w:color="auto" w:fill="FFFFFF"/>
          <w:lang w:eastAsia="zh-CN"/>
        </w:rPr>
        <w:t xml:space="preserve">Import </w:t>
      </w:r>
      <w:proofErr w:type="spellStart"/>
      <w:r>
        <w:rPr>
          <w:rFonts w:ascii="Palatino Linotype" w:hAnsi="Palatino Linotype" w:cs="Lucida Sans Unicode"/>
          <w:color w:val="000000"/>
          <w:u w:val="single"/>
          <w:shd w:val="clear" w:color="auto" w:fill="FFFFFF"/>
          <w:lang w:eastAsia="zh-CN"/>
        </w:rPr>
        <w:t>Cellsize</w:t>
      </w:r>
      <w:proofErr w:type="spellEnd"/>
      <w:r>
        <w:rPr>
          <w:rFonts w:ascii="Palatino Linotype" w:hAnsi="Palatino Linotype" w:cs="Lucida Sans Unicode"/>
          <w:color w:val="000000"/>
          <w:shd w:val="clear" w:color="auto" w:fill="FFFFFF"/>
          <w:lang w:eastAsia="zh-CN"/>
        </w:rPr>
        <w:t xml:space="preserve"> parameter)</w:t>
      </w:r>
      <w:r w:rsidR="008E01A9">
        <w:rPr>
          <w:rFonts w:ascii="Palatino Linotype" w:hAnsi="Palatino Linotype" w:cs="Lucida Sans Unicode"/>
          <w:color w:val="000000"/>
          <w:shd w:val="clear" w:color="auto" w:fill="FFFFFF"/>
          <w:lang w:eastAsia="zh-CN"/>
        </w:rPr>
        <w:t>.</w:t>
      </w:r>
    </w:p>
    <w:p w:rsidR="002B4D91" w:rsidRPr="002B4D91" w:rsidRDefault="002B4D91" w:rsidP="002B4D91">
      <w:pPr>
        <w:pStyle w:val="ListParagraph"/>
        <w:numPr>
          <w:ilvl w:val="0"/>
          <w:numId w:val="3"/>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lastRenderedPageBreak/>
        <w:t>Passes</w:t>
      </w:r>
      <w:r>
        <w:rPr>
          <w:rFonts w:ascii="Palatino Linotype" w:hAnsi="Palatino Linotype" w:cs="Lucida Sans Unicode"/>
          <w:color w:val="000000"/>
          <w:shd w:val="clear" w:color="auto" w:fill="FFFFFF"/>
          <w:lang w:eastAsia="zh-CN"/>
        </w:rPr>
        <w:t xml:space="preserve"> is the number of times Focal Statistics (the average smoothing) is run. It can be between 1 and 5 and 5 is preferred in most instances to achieve the greatest simplification.</w:t>
      </w:r>
    </w:p>
    <w:p w:rsidR="002B4D91" w:rsidRPr="002B4D91" w:rsidRDefault="002B4D91" w:rsidP="002B4D91">
      <w:pPr>
        <w:pStyle w:val="ListParagraph"/>
        <w:numPr>
          <w:ilvl w:val="1"/>
          <w:numId w:val="3"/>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shd w:val="clear" w:color="auto" w:fill="FFFFFF"/>
          <w:lang w:eastAsia="zh-CN"/>
        </w:rPr>
        <w:t xml:space="preserve">1 pass is useful in certain situations, such as cleaning the boundary of a feature just added using </w:t>
      </w:r>
      <w:r>
        <w:rPr>
          <w:rFonts w:ascii="Palatino Linotype" w:hAnsi="Palatino Linotype" w:cs="Lucida Sans Unicode"/>
          <w:b/>
          <w:color w:val="000000"/>
          <w:shd w:val="clear" w:color="auto" w:fill="FFFFFF"/>
          <w:lang w:eastAsia="zh-CN"/>
        </w:rPr>
        <w:t>5. Pass Through Features</w:t>
      </w:r>
      <w:r>
        <w:rPr>
          <w:rFonts w:ascii="Palatino Linotype" w:hAnsi="Palatino Linotype" w:cs="Lucida Sans Unicode"/>
          <w:color w:val="000000"/>
          <w:shd w:val="clear" w:color="auto" w:fill="FFFFFF"/>
          <w:lang w:eastAsia="zh-CN"/>
        </w:rPr>
        <w:t>.</w:t>
      </w:r>
    </w:p>
    <w:p w:rsidR="002B4D91" w:rsidRPr="00A07BBB" w:rsidRDefault="002B4D91" w:rsidP="002B4D91">
      <w:pPr>
        <w:pStyle w:val="ListParagraph"/>
        <w:numPr>
          <w:ilvl w:val="0"/>
          <w:numId w:val="3"/>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 xml:space="preserve">Import </w:t>
      </w:r>
      <w:proofErr w:type="spellStart"/>
      <w:r>
        <w:rPr>
          <w:rFonts w:ascii="Palatino Linotype" w:hAnsi="Palatino Linotype" w:cs="Lucida Sans Unicode"/>
          <w:color w:val="000000"/>
          <w:u w:val="single"/>
          <w:shd w:val="clear" w:color="auto" w:fill="FFFFFF"/>
          <w:lang w:eastAsia="zh-CN"/>
        </w:rPr>
        <w:t>Cellsize</w:t>
      </w:r>
      <w:proofErr w:type="spellEnd"/>
      <w:r>
        <w:rPr>
          <w:rFonts w:ascii="Palatino Linotype" w:hAnsi="Palatino Linotype" w:cs="Lucida Sans Unicode"/>
          <w:color w:val="000000"/>
          <w:shd w:val="clear" w:color="auto" w:fill="FFFFFF"/>
          <w:lang w:eastAsia="zh-CN"/>
        </w:rPr>
        <w:t xml:space="preserve"> is the resolution of the raster that will be created from your input feature class, in the units of your input feature class (e.g. feet for the tutorial). A larger value here will lead to greater simplification, but a “blockier” output feature class.</w:t>
      </w:r>
    </w:p>
    <w:p w:rsidR="00A07BBB" w:rsidRPr="00A07BBB" w:rsidRDefault="00A07BBB" w:rsidP="00A07BBB">
      <w:pPr>
        <w:pStyle w:val="ListParagraph"/>
        <w:numPr>
          <w:ilvl w:val="1"/>
          <w:numId w:val="3"/>
        </w:numPr>
        <w:rPr>
          <w:rFonts w:ascii="Palatino Linotype" w:hAnsi="Palatino Linotype" w:cs="Lucida Sans Unicode"/>
          <w:b/>
          <w:color w:val="000000"/>
          <w:u w:val="single"/>
          <w:shd w:val="clear" w:color="auto" w:fill="FFFFFF"/>
          <w:lang w:eastAsia="zh-CN"/>
        </w:rPr>
      </w:pPr>
      <w:r w:rsidRPr="00A07BBB">
        <w:rPr>
          <w:rFonts w:ascii="Palatino Linotype" w:hAnsi="Palatino Linotype" w:cs="Lucida Sans Unicode"/>
          <w:b/>
          <w:color w:val="000000"/>
          <w:u w:val="single"/>
          <w:shd w:val="clear" w:color="auto" w:fill="FFFFFF"/>
          <w:lang w:eastAsia="zh-CN"/>
        </w:rPr>
        <w:t xml:space="preserve">The units for </w:t>
      </w:r>
      <w:proofErr w:type="spellStart"/>
      <w:r w:rsidRPr="00A07BBB">
        <w:rPr>
          <w:rFonts w:ascii="Palatino Linotype" w:hAnsi="Palatino Linotype" w:cs="Lucida Sans Unicode"/>
          <w:b/>
          <w:color w:val="000000"/>
          <w:u w:val="single"/>
          <w:shd w:val="clear" w:color="auto" w:fill="FFFFFF"/>
          <w:lang w:eastAsia="zh-CN"/>
        </w:rPr>
        <w:t>cellsize</w:t>
      </w:r>
      <w:proofErr w:type="spellEnd"/>
      <w:r w:rsidRPr="00A07BBB">
        <w:rPr>
          <w:rFonts w:ascii="Palatino Linotype" w:hAnsi="Palatino Linotype" w:cs="Lucida Sans Unicode"/>
          <w:b/>
          <w:color w:val="000000"/>
          <w:u w:val="single"/>
          <w:shd w:val="clear" w:color="auto" w:fill="FFFFFF"/>
          <w:lang w:eastAsia="zh-CN"/>
        </w:rPr>
        <w:t xml:space="preserve"> are the units of your input features’ coordinate system (usually feet or meters).</w:t>
      </w:r>
    </w:p>
    <w:p w:rsidR="002B4D91" w:rsidRPr="00EF7506" w:rsidRDefault="002B4D91" w:rsidP="00AB1234">
      <w:pPr>
        <w:pStyle w:val="ListParagraph"/>
        <w:numPr>
          <w:ilvl w:val="1"/>
          <w:numId w:val="3"/>
        </w:numPr>
        <w:rPr>
          <w:rFonts w:ascii="Palatino Linotype" w:hAnsi="Palatino Linotype" w:cs="Lucida Sans Unicode"/>
          <w:b/>
          <w:color w:val="000000"/>
          <w:u w:val="single"/>
          <w:shd w:val="clear" w:color="auto" w:fill="FFFFFF"/>
          <w:lang w:eastAsia="zh-CN"/>
        </w:rPr>
      </w:pPr>
      <w:r w:rsidRPr="00EF7506">
        <w:rPr>
          <w:rFonts w:ascii="Palatino Linotype" w:hAnsi="Palatino Linotype" w:cs="Lucida Sans Unicode"/>
          <w:color w:val="000000"/>
          <w:shd w:val="clear" w:color="auto" w:fill="FFFFFF"/>
          <w:lang w:eastAsia="zh-CN"/>
        </w:rPr>
        <w:t>The default is the smaller of 1/250 of the length or width of the extent of your feature class.</w:t>
      </w:r>
      <w:r w:rsidR="00EF7506" w:rsidRPr="00EF7506">
        <w:rPr>
          <w:rFonts w:ascii="Palatino Linotype" w:hAnsi="Palatino Linotype" w:cs="Lucida Sans Unicode"/>
          <w:color w:val="000000"/>
          <w:shd w:val="clear" w:color="auto" w:fill="FFFFFF"/>
          <w:lang w:eastAsia="zh-CN"/>
        </w:rPr>
        <w:t xml:space="preserve"> </w:t>
      </w:r>
      <w:r w:rsidRPr="00A07BBB">
        <w:rPr>
          <w:rFonts w:ascii="Palatino Linotype" w:hAnsi="Palatino Linotype" w:cs="Lucida Sans Unicode"/>
          <w:b/>
          <w:color w:val="000000"/>
          <w:u w:val="single"/>
          <w:shd w:val="clear" w:color="auto" w:fill="FFFFFF"/>
          <w:lang w:eastAsia="zh-CN"/>
        </w:rPr>
        <w:t xml:space="preserve">We found a much smaller </w:t>
      </w:r>
      <w:proofErr w:type="spellStart"/>
      <w:r w:rsidR="00EF7506" w:rsidRPr="00A07BBB">
        <w:rPr>
          <w:rFonts w:ascii="Palatino Linotype" w:hAnsi="Palatino Linotype" w:cs="Lucida Sans Unicode"/>
          <w:b/>
          <w:color w:val="000000"/>
          <w:u w:val="single"/>
          <w:shd w:val="clear" w:color="auto" w:fill="FFFFFF"/>
          <w:lang w:eastAsia="zh-CN"/>
        </w:rPr>
        <w:t>cellsize</w:t>
      </w:r>
      <w:proofErr w:type="spellEnd"/>
      <w:r w:rsidR="00EF7506" w:rsidRPr="00A07BBB">
        <w:rPr>
          <w:rFonts w:ascii="Palatino Linotype" w:hAnsi="Palatino Linotype" w:cs="Lucida Sans Unicode"/>
          <w:b/>
          <w:color w:val="000000"/>
          <w:u w:val="single"/>
          <w:shd w:val="clear" w:color="auto" w:fill="FFFFFF"/>
          <w:lang w:eastAsia="zh-CN"/>
        </w:rPr>
        <w:t xml:space="preserve"> to be most effective here such as 30 meters (98.425 feet)</w:t>
      </w:r>
      <w:r w:rsidR="00A07BBB" w:rsidRPr="00A07BBB">
        <w:rPr>
          <w:rFonts w:ascii="Palatino Linotype" w:hAnsi="Palatino Linotype" w:cs="Lucida Sans Unicode"/>
          <w:b/>
          <w:color w:val="000000"/>
          <w:u w:val="single"/>
          <w:shd w:val="clear" w:color="auto" w:fill="FFFFFF"/>
          <w:lang w:eastAsia="zh-CN"/>
        </w:rPr>
        <w:t>, so do not ignore this parameter.</w:t>
      </w:r>
    </w:p>
    <w:p w:rsidR="00EF7506" w:rsidRPr="00EF7506" w:rsidRDefault="00EF7506" w:rsidP="00AB1234">
      <w:pPr>
        <w:pStyle w:val="ListParagraph"/>
        <w:numPr>
          <w:ilvl w:val="1"/>
          <w:numId w:val="3"/>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shd w:val="clear" w:color="auto" w:fill="FFFFFF"/>
          <w:lang w:eastAsia="zh-CN"/>
        </w:rPr>
        <w:t xml:space="preserve">If you are using the </w:t>
      </w:r>
      <w:r w:rsidRPr="00EF7506">
        <w:rPr>
          <w:rFonts w:ascii="Palatino Linotype" w:hAnsi="Palatino Linotype" w:cs="Lucida Sans Unicode"/>
          <w:color w:val="000000"/>
          <w:u w:val="single"/>
          <w:shd w:val="clear" w:color="auto" w:fill="FFFFFF"/>
          <w:lang w:eastAsia="zh-CN"/>
        </w:rPr>
        <w:t>Snap Raster</w:t>
      </w:r>
      <w:r>
        <w:rPr>
          <w:rFonts w:ascii="Palatino Linotype" w:hAnsi="Palatino Linotype" w:cs="Lucida Sans Unicode"/>
          <w:color w:val="000000"/>
          <w:shd w:val="clear" w:color="auto" w:fill="FFFFFF"/>
          <w:lang w:eastAsia="zh-CN"/>
        </w:rPr>
        <w:t xml:space="preserve"> parameter, this should be the same as the </w:t>
      </w:r>
      <w:proofErr w:type="spellStart"/>
      <w:r>
        <w:rPr>
          <w:rFonts w:ascii="Palatino Linotype" w:hAnsi="Palatino Linotype" w:cs="Lucida Sans Unicode"/>
          <w:color w:val="000000"/>
          <w:shd w:val="clear" w:color="auto" w:fill="FFFFFF"/>
          <w:lang w:eastAsia="zh-CN"/>
        </w:rPr>
        <w:t>cellsize</w:t>
      </w:r>
      <w:proofErr w:type="spellEnd"/>
      <w:r>
        <w:rPr>
          <w:rFonts w:ascii="Palatino Linotype" w:hAnsi="Palatino Linotype" w:cs="Lucida Sans Unicode"/>
          <w:color w:val="000000"/>
          <w:shd w:val="clear" w:color="auto" w:fill="FFFFFF"/>
          <w:lang w:eastAsia="zh-CN"/>
        </w:rPr>
        <w:t xml:space="preserve"> of the snap raster</w:t>
      </w:r>
      <w:r w:rsidR="000477EE">
        <w:rPr>
          <w:rFonts w:ascii="Palatino Linotype" w:hAnsi="Palatino Linotype" w:cs="Lucida Sans Unicode"/>
          <w:color w:val="000000"/>
          <w:shd w:val="clear" w:color="auto" w:fill="FFFFFF"/>
          <w:lang w:eastAsia="zh-CN"/>
        </w:rPr>
        <w:t xml:space="preserve"> (right-click &gt; Properties the raster if unsure)</w:t>
      </w:r>
      <w:r>
        <w:rPr>
          <w:rFonts w:ascii="Palatino Linotype" w:hAnsi="Palatino Linotype" w:cs="Lucida Sans Unicode"/>
          <w:color w:val="000000"/>
          <w:shd w:val="clear" w:color="auto" w:fill="FFFFFF"/>
          <w:lang w:eastAsia="zh-CN"/>
        </w:rPr>
        <w:t>.</w:t>
      </w:r>
    </w:p>
    <w:p w:rsidR="002B4D91" w:rsidRPr="00EF7506" w:rsidRDefault="00EF7506" w:rsidP="002B4D91">
      <w:pPr>
        <w:pStyle w:val="ListParagraph"/>
        <w:numPr>
          <w:ilvl w:val="0"/>
          <w:numId w:val="3"/>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Snap Raster</w:t>
      </w:r>
      <w:r>
        <w:rPr>
          <w:rFonts w:ascii="Palatino Linotype" w:hAnsi="Palatino Linotype" w:cs="Lucida Sans Unicode"/>
          <w:color w:val="000000"/>
          <w:shd w:val="clear" w:color="auto" w:fill="FFFFFF"/>
          <w:lang w:eastAsia="zh-CN"/>
        </w:rPr>
        <w:t xml:space="preserve"> is useful if your source data originated from a raster (e.g. a land cover raster). Entering that raster here will ensure that the grid cells line up with the original raster’s cells, potentially leading to a higher quality rasterization of your feature class.</w:t>
      </w:r>
    </w:p>
    <w:p w:rsidR="00EF7506" w:rsidRDefault="00EF7506" w:rsidP="00EF7506">
      <w:pPr>
        <w:pStyle w:val="ListParagraph"/>
        <w:numPr>
          <w:ilvl w:val="1"/>
          <w:numId w:val="3"/>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shd w:val="clear" w:color="auto" w:fill="FFFFFF"/>
          <w:lang w:eastAsia="zh-CN"/>
        </w:rPr>
        <w:t xml:space="preserve">If you set a snap raster, be sure that the </w:t>
      </w:r>
      <w:r>
        <w:rPr>
          <w:rFonts w:ascii="Palatino Linotype" w:hAnsi="Palatino Linotype" w:cs="Lucida Sans Unicode"/>
          <w:color w:val="000000"/>
          <w:u w:val="single"/>
          <w:shd w:val="clear" w:color="auto" w:fill="FFFFFF"/>
          <w:lang w:eastAsia="zh-CN"/>
        </w:rPr>
        <w:t xml:space="preserve">Import </w:t>
      </w:r>
      <w:proofErr w:type="spellStart"/>
      <w:r>
        <w:rPr>
          <w:rFonts w:ascii="Palatino Linotype" w:hAnsi="Palatino Linotype" w:cs="Lucida Sans Unicode"/>
          <w:color w:val="000000"/>
          <w:u w:val="single"/>
          <w:shd w:val="clear" w:color="auto" w:fill="FFFFFF"/>
          <w:lang w:eastAsia="zh-CN"/>
        </w:rPr>
        <w:t>Cellsize</w:t>
      </w:r>
      <w:proofErr w:type="spellEnd"/>
      <w:r>
        <w:rPr>
          <w:rFonts w:ascii="Palatino Linotype" w:hAnsi="Palatino Linotype" w:cs="Lucida Sans Unicode"/>
          <w:color w:val="000000"/>
          <w:shd w:val="clear" w:color="auto" w:fill="FFFFFF"/>
          <w:lang w:eastAsia="zh-CN"/>
        </w:rPr>
        <w:t xml:space="preserve"> parameter is the same as that raster’s </w:t>
      </w:r>
      <w:proofErr w:type="spellStart"/>
      <w:r>
        <w:rPr>
          <w:rFonts w:ascii="Palatino Linotype" w:hAnsi="Palatino Linotype" w:cs="Lucida Sans Unicode"/>
          <w:color w:val="000000"/>
          <w:shd w:val="clear" w:color="auto" w:fill="FFFFFF"/>
          <w:lang w:eastAsia="zh-CN"/>
        </w:rPr>
        <w:t>cellsize</w:t>
      </w:r>
      <w:proofErr w:type="spellEnd"/>
      <w:r w:rsidR="000477EE">
        <w:rPr>
          <w:rFonts w:ascii="Palatino Linotype" w:hAnsi="Palatino Linotype" w:cs="Lucida Sans Unicode"/>
          <w:color w:val="000000"/>
          <w:shd w:val="clear" w:color="auto" w:fill="FFFFFF"/>
          <w:lang w:eastAsia="zh-CN"/>
        </w:rPr>
        <w:t xml:space="preserve"> (right-click &gt; Properties the raster if unsure)</w:t>
      </w:r>
      <w:r>
        <w:rPr>
          <w:rFonts w:ascii="Palatino Linotype" w:hAnsi="Palatino Linotype" w:cs="Lucida Sans Unicode"/>
          <w:color w:val="000000"/>
          <w:shd w:val="clear" w:color="auto" w:fill="FFFFFF"/>
          <w:lang w:eastAsia="zh-CN"/>
        </w:rPr>
        <w:t>.</w:t>
      </w:r>
    </w:p>
    <w:p w:rsidR="00EF7506" w:rsidRPr="00EF7506" w:rsidRDefault="00EF7506" w:rsidP="002B4D91">
      <w:pPr>
        <w:pStyle w:val="ListParagraph"/>
        <w:numPr>
          <w:ilvl w:val="0"/>
          <w:numId w:val="3"/>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b/>
          <w:color w:val="000000"/>
          <w:u w:val="single"/>
          <w:shd w:val="clear" w:color="auto" w:fill="FFFFFF"/>
          <w:lang w:eastAsia="zh-CN"/>
        </w:rPr>
        <w:t>Tutorial values:</w:t>
      </w:r>
    </w:p>
    <w:p w:rsidR="00EF7506" w:rsidRPr="00841F3E" w:rsidRDefault="00EF7506" w:rsidP="00EF7506">
      <w:pPr>
        <w:pStyle w:val="ListParagraph"/>
        <w:numPr>
          <w:ilvl w:val="1"/>
          <w:numId w:val="3"/>
        </w:numPr>
        <w:rPr>
          <w:rFonts w:ascii="Palatino Linotype" w:hAnsi="Palatino Linotype" w:cs="Lucida Sans Unicode"/>
          <w:b/>
          <w:color w:val="000000"/>
          <w:u w:val="single"/>
          <w:shd w:val="clear" w:color="auto" w:fill="FFFFFF"/>
          <w:lang w:eastAsia="zh-CN"/>
        </w:rPr>
      </w:pPr>
      <w:r w:rsidRPr="00841F3E">
        <w:rPr>
          <w:rFonts w:ascii="Palatino Linotype" w:hAnsi="Palatino Linotype" w:cs="Lucida Sans Unicode"/>
          <w:color w:val="000000"/>
          <w:u w:val="single"/>
          <w:shd w:val="clear" w:color="auto" w:fill="FFFFFF"/>
          <w:lang w:eastAsia="zh-CN"/>
        </w:rPr>
        <w:t>Input Evaluation Features:</w:t>
      </w:r>
    </w:p>
    <w:p w:rsidR="00EF7506" w:rsidRPr="00EF7506" w:rsidRDefault="00EF7506" w:rsidP="00EF7506">
      <w:pPr>
        <w:pStyle w:val="ListParagraph"/>
        <w:ind w:left="2160"/>
        <w:rPr>
          <w:rFonts w:ascii="Palatino Linotype" w:hAnsi="Palatino Linotype" w:cs="Lucida Sans Unicode"/>
          <w:b/>
          <w:color w:val="000000"/>
          <w:u w:val="single"/>
          <w:shd w:val="clear" w:color="auto" w:fill="FFFFFF"/>
          <w:lang w:eastAsia="zh-CN"/>
        </w:rPr>
      </w:pPr>
      <w:r w:rsidRPr="00C406B8">
        <w:rPr>
          <w:rFonts w:ascii="Palatino Linotype" w:hAnsi="Palatino Linotype"/>
          <w:b/>
          <w:i/>
          <w:color w:val="000000"/>
          <w:shd w:val="clear" w:color="auto" w:fill="FFFFFF"/>
        </w:rPr>
        <w:t>Sys03_Groundwater_</w:t>
      </w:r>
      <w:r>
        <w:rPr>
          <w:rFonts w:ascii="Palatino Linotype" w:hAnsi="Palatino Linotype"/>
          <w:b/>
          <w:i/>
          <w:color w:val="000000"/>
          <w:shd w:val="clear" w:color="auto" w:fill="FFFFFF"/>
        </w:rPr>
        <w:t>NoSimplification</w:t>
      </w:r>
    </w:p>
    <w:p w:rsidR="00EF7506" w:rsidRPr="00841F3E" w:rsidRDefault="00EF7506" w:rsidP="00EF7506">
      <w:pPr>
        <w:pStyle w:val="ListParagraph"/>
        <w:numPr>
          <w:ilvl w:val="1"/>
          <w:numId w:val="3"/>
        </w:numPr>
        <w:rPr>
          <w:rFonts w:ascii="Palatino Linotype" w:hAnsi="Palatino Linotype" w:cs="Lucida Sans Unicode"/>
          <w:b/>
          <w:color w:val="000000"/>
          <w:u w:val="single"/>
          <w:shd w:val="clear" w:color="auto" w:fill="FFFFFF"/>
          <w:lang w:eastAsia="zh-CN"/>
        </w:rPr>
      </w:pPr>
      <w:r w:rsidRPr="00841F3E">
        <w:rPr>
          <w:rFonts w:ascii="Palatino Linotype" w:hAnsi="Palatino Linotype" w:cs="Lucida Sans Unicode"/>
          <w:color w:val="000000"/>
          <w:u w:val="single"/>
          <w:shd w:val="clear" w:color="auto" w:fill="FFFFFF"/>
          <w:lang w:eastAsia="zh-CN"/>
        </w:rPr>
        <w:t>Output Simplified Evaluation Feature Class:</w:t>
      </w:r>
    </w:p>
    <w:p w:rsidR="00EF7506" w:rsidRDefault="00EF7506" w:rsidP="00EF7506">
      <w:pPr>
        <w:pStyle w:val="ListParagraph"/>
        <w:ind w:left="2160"/>
        <w:rPr>
          <w:rFonts w:ascii="Palatino Linotype" w:hAnsi="Palatino Linotype"/>
          <w:color w:val="000000"/>
          <w:shd w:val="clear" w:color="auto" w:fill="FFFFFF"/>
        </w:rPr>
      </w:pPr>
      <w:r>
        <w:rPr>
          <w:rFonts w:ascii="Palatino Linotype" w:hAnsi="Palatino Linotype"/>
          <w:b/>
          <w:i/>
          <w:color w:val="000000"/>
          <w:shd w:val="clear" w:color="auto" w:fill="FFFFFF"/>
        </w:rPr>
        <w:t>…</w:t>
      </w:r>
      <w:r w:rsidRPr="00C406B8">
        <w:rPr>
          <w:rFonts w:ascii="Palatino Linotype" w:hAnsi="Palatino Linotype"/>
          <w:b/>
          <w:i/>
          <w:color w:val="000000"/>
          <w:shd w:val="clear" w:color="auto" w:fill="FFFFFF"/>
        </w:rPr>
        <w:t>Tutorial.gdb\Phase3_Eval_Sys03_Groundwater</w:t>
      </w:r>
      <w:r>
        <w:rPr>
          <w:rFonts w:ascii="Palatino Linotype" w:hAnsi="Palatino Linotype"/>
          <w:b/>
          <w:i/>
          <w:color w:val="000000"/>
          <w:shd w:val="clear" w:color="auto" w:fill="FFFFFF"/>
        </w:rPr>
        <w:t>\</w:t>
      </w:r>
      <w:r w:rsidRPr="00EF7506">
        <w:rPr>
          <w:rFonts w:ascii="Palatino Linotype" w:hAnsi="Palatino Linotype"/>
          <w:b/>
          <w:i/>
          <w:color w:val="000000"/>
          <w:shd w:val="clear" w:color="auto" w:fill="FFFFFF"/>
        </w:rPr>
        <w:t>Sys03_Groundwater_StepA01_RasterFocalMean_9x9_5Pass</w:t>
      </w:r>
    </w:p>
    <w:p w:rsidR="00EF7506" w:rsidRPr="00EF7506" w:rsidRDefault="00EF7506" w:rsidP="00EF7506">
      <w:pPr>
        <w:pStyle w:val="ListParagraph"/>
        <w:ind w:left="2160"/>
        <w:rPr>
          <w:rFonts w:ascii="Palatino Linotype" w:hAnsi="Palatino Linotype" w:cs="Lucida Sans Unicode"/>
          <w:color w:val="000000"/>
          <w:u w:val="single"/>
          <w:shd w:val="clear" w:color="auto" w:fill="FFFFFF"/>
          <w:lang w:eastAsia="zh-CN"/>
        </w:rPr>
      </w:pPr>
      <w:r>
        <w:rPr>
          <w:rFonts w:ascii="Palatino Linotype" w:hAnsi="Palatino Linotype"/>
          <w:color w:val="000000"/>
          <w:shd w:val="clear" w:color="auto" w:fill="FFFFFF"/>
        </w:rPr>
        <w:t>(This is a long suffix, but is useful in keeping track of work</w:t>
      </w:r>
      <w:r w:rsidR="00A14B79">
        <w:rPr>
          <w:rFonts w:ascii="Palatino Linotype" w:hAnsi="Palatino Linotype"/>
          <w:color w:val="000000"/>
          <w:shd w:val="clear" w:color="auto" w:fill="FFFFFF"/>
        </w:rPr>
        <w:t>.</w:t>
      </w:r>
      <w:r>
        <w:rPr>
          <w:rFonts w:ascii="Palatino Linotype" w:hAnsi="Palatino Linotype"/>
          <w:color w:val="000000"/>
          <w:shd w:val="clear" w:color="auto" w:fill="FFFFFF"/>
        </w:rPr>
        <w:t>)</w:t>
      </w:r>
    </w:p>
    <w:p w:rsidR="00EF7506" w:rsidRPr="00841F3E" w:rsidRDefault="00EF7506" w:rsidP="00EF7506">
      <w:pPr>
        <w:pStyle w:val="ListParagraph"/>
        <w:numPr>
          <w:ilvl w:val="1"/>
          <w:numId w:val="3"/>
        </w:numPr>
        <w:rPr>
          <w:rFonts w:ascii="Palatino Linotype" w:hAnsi="Palatino Linotype" w:cs="Lucida Sans Unicode"/>
          <w:b/>
          <w:color w:val="000000"/>
          <w:u w:val="single"/>
          <w:shd w:val="clear" w:color="auto" w:fill="FFFFFF"/>
          <w:lang w:eastAsia="zh-CN"/>
        </w:rPr>
      </w:pPr>
      <w:r w:rsidRPr="00841F3E">
        <w:rPr>
          <w:rFonts w:ascii="Palatino Linotype" w:hAnsi="Palatino Linotype" w:cs="Lucida Sans Unicode"/>
          <w:color w:val="000000"/>
          <w:u w:val="single"/>
          <w:shd w:val="clear" w:color="auto" w:fill="FFFFFF"/>
          <w:lang w:eastAsia="zh-CN"/>
        </w:rPr>
        <w:t>Simplification Neighborhood:</w:t>
      </w:r>
    </w:p>
    <w:p w:rsidR="00A14B79" w:rsidRPr="00EF7506" w:rsidRDefault="00A14B79" w:rsidP="00A14B79">
      <w:pPr>
        <w:pStyle w:val="ListParagraph"/>
        <w:ind w:left="2160"/>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shd w:val="clear" w:color="auto" w:fill="FFFFFF"/>
          <w:lang w:eastAsia="zh-CN"/>
        </w:rPr>
        <w:t>Rectangle: 9 x 9 cells</w:t>
      </w:r>
    </w:p>
    <w:p w:rsidR="00EF7506" w:rsidRPr="00841F3E" w:rsidRDefault="00EF7506" w:rsidP="00EF7506">
      <w:pPr>
        <w:pStyle w:val="ListParagraph"/>
        <w:numPr>
          <w:ilvl w:val="1"/>
          <w:numId w:val="3"/>
        </w:numPr>
        <w:rPr>
          <w:rFonts w:ascii="Palatino Linotype" w:hAnsi="Palatino Linotype" w:cs="Lucida Sans Unicode"/>
          <w:b/>
          <w:color w:val="000000"/>
          <w:u w:val="single"/>
          <w:shd w:val="clear" w:color="auto" w:fill="FFFFFF"/>
          <w:lang w:eastAsia="zh-CN"/>
        </w:rPr>
      </w:pPr>
      <w:r w:rsidRPr="00841F3E">
        <w:rPr>
          <w:rFonts w:ascii="Palatino Linotype" w:hAnsi="Palatino Linotype" w:cs="Lucida Sans Unicode"/>
          <w:color w:val="000000"/>
          <w:u w:val="single"/>
          <w:shd w:val="clear" w:color="auto" w:fill="FFFFFF"/>
          <w:lang w:eastAsia="zh-CN"/>
        </w:rPr>
        <w:t>Passes:</w:t>
      </w:r>
    </w:p>
    <w:p w:rsidR="00A14B79" w:rsidRPr="00EF7506" w:rsidRDefault="00A14B79" w:rsidP="00A14B79">
      <w:pPr>
        <w:pStyle w:val="ListParagraph"/>
        <w:ind w:left="2160"/>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shd w:val="clear" w:color="auto" w:fill="FFFFFF"/>
          <w:lang w:eastAsia="zh-CN"/>
        </w:rPr>
        <w:t>5</w:t>
      </w:r>
    </w:p>
    <w:p w:rsidR="00EF7506" w:rsidRPr="00841F3E" w:rsidRDefault="00EF7506" w:rsidP="00EF7506">
      <w:pPr>
        <w:pStyle w:val="ListParagraph"/>
        <w:numPr>
          <w:ilvl w:val="1"/>
          <w:numId w:val="3"/>
        </w:numPr>
        <w:rPr>
          <w:rFonts w:ascii="Palatino Linotype" w:hAnsi="Palatino Linotype" w:cs="Lucida Sans Unicode"/>
          <w:b/>
          <w:color w:val="000000"/>
          <w:u w:val="single"/>
          <w:shd w:val="clear" w:color="auto" w:fill="FFFFFF"/>
          <w:lang w:eastAsia="zh-CN"/>
        </w:rPr>
      </w:pPr>
      <w:r w:rsidRPr="00841F3E">
        <w:rPr>
          <w:rFonts w:ascii="Palatino Linotype" w:hAnsi="Palatino Linotype" w:cs="Lucida Sans Unicode"/>
          <w:color w:val="000000"/>
          <w:u w:val="single"/>
          <w:shd w:val="clear" w:color="auto" w:fill="FFFFFF"/>
          <w:lang w:eastAsia="zh-CN"/>
        </w:rPr>
        <w:t xml:space="preserve">Import </w:t>
      </w:r>
      <w:proofErr w:type="spellStart"/>
      <w:r w:rsidRPr="00841F3E">
        <w:rPr>
          <w:rFonts w:ascii="Palatino Linotype" w:hAnsi="Palatino Linotype" w:cs="Lucida Sans Unicode"/>
          <w:color w:val="000000"/>
          <w:u w:val="single"/>
          <w:shd w:val="clear" w:color="auto" w:fill="FFFFFF"/>
          <w:lang w:eastAsia="zh-CN"/>
        </w:rPr>
        <w:t>Cellsize</w:t>
      </w:r>
      <w:proofErr w:type="spellEnd"/>
      <w:r w:rsidRPr="00841F3E">
        <w:rPr>
          <w:rFonts w:ascii="Palatino Linotype" w:hAnsi="Palatino Linotype" w:cs="Lucida Sans Unicode"/>
          <w:color w:val="000000"/>
          <w:u w:val="single"/>
          <w:shd w:val="clear" w:color="auto" w:fill="FFFFFF"/>
          <w:lang w:eastAsia="zh-CN"/>
        </w:rPr>
        <w:t>:</w:t>
      </w:r>
    </w:p>
    <w:p w:rsidR="00A14B79" w:rsidRPr="00A14B79" w:rsidRDefault="00A14B79" w:rsidP="00A14B79">
      <w:pPr>
        <w:pStyle w:val="ListParagraph"/>
        <w:ind w:left="2160"/>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shd w:val="clear" w:color="auto" w:fill="FFFFFF"/>
          <w:lang w:eastAsia="zh-CN"/>
        </w:rPr>
        <w:t>98.425 (this is 30m in feet</w:t>
      </w:r>
      <w:r w:rsidR="000477EE">
        <w:rPr>
          <w:rFonts w:ascii="Palatino Linotype" w:hAnsi="Palatino Linotype" w:cs="Lucida Sans Unicode"/>
          <w:color w:val="000000"/>
          <w:shd w:val="clear" w:color="auto" w:fill="FFFFFF"/>
          <w:lang w:eastAsia="zh-CN"/>
        </w:rPr>
        <w:t>, the resolution of the raster below</w:t>
      </w:r>
      <w:r>
        <w:rPr>
          <w:rFonts w:ascii="Palatino Linotype" w:hAnsi="Palatino Linotype" w:cs="Lucida Sans Unicode"/>
          <w:color w:val="000000"/>
          <w:shd w:val="clear" w:color="auto" w:fill="FFFFFF"/>
          <w:lang w:eastAsia="zh-CN"/>
        </w:rPr>
        <w:t>)</w:t>
      </w:r>
    </w:p>
    <w:p w:rsidR="00CA4653" w:rsidRPr="00841F3E" w:rsidRDefault="00CA4653" w:rsidP="00CA4653">
      <w:pPr>
        <w:pStyle w:val="ListParagraph"/>
        <w:numPr>
          <w:ilvl w:val="1"/>
          <w:numId w:val="3"/>
        </w:numPr>
        <w:rPr>
          <w:rFonts w:ascii="Palatino Linotype" w:hAnsi="Palatino Linotype" w:cs="Lucida Sans Unicode"/>
          <w:b/>
          <w:color w:val="000000"/>
          <w:u w:val="single"/>
          <w:shd w:val="clear" w:color="auto" w:fill="FFFFFF"/>
          <w:lang w:eastAsia="zh-CN"/>
        </w:rPr>
      </w:pPr>
      <w:r w:rsidRPr="00841F3E">
        <w:rPr>
          <w:rFonts w:ascii="Palatino Linotype" w:hAnsi="Palatino Linotype" w:cs="Lucida Sans Unicode"/>
          <w:color w:val="000000"/>
          <w:u w:val="single"/>
          <w:shd w:val="clear" w:color="auto" w:fill="FFFFFF"/>
          <w:lang w:eastAsia="zh-CN"/>
        </w:rPr>
        <w:t>Snap Raster:</w:t>
      </w:r>
    </w:p>
    <w:p w:rsidR="00CA4653" w:rsidRPr="000477EE" w:rsidRDefault="000477EE" w:rsidP="000477EE">
      <w:pPr>
        <w:pStyle w:val="ListParagraph"/>
        <w:ind w:left="2160"/>
        <w:rPr>
          <w:rFonts w:ascii="Palatino Linotype" w:hAnsi="Palatino Linotype"/>
          <w:color w:val="000000"/>
          <w:shd w:val="clear" w:color="auto" w:fill="FFFFFF"/>
        </w:rPr>
      </w:pPr>
      <w:r>
        <w:rPr>
          <w:rFonts w:ascii="Palatino Linotype" w:hAnsi="Palatino Linotype"/>
          <w:b/>
          <w:i/>
          <w:color w:val="000000"/>
          <w:shd w:val="clear" w:color="auto" w:fill="FFFFFF"/>
        </w:rPr>
        <w:t>…</w:t>
      </w:r>
      <w:proofErr w:type="spellStart"/>
      <w:r w:rsidRPr="00C406B8">
        <w:rPr>
          <w:rFonts w:ascii="Palatino Linotype" w:hAnsi="Palatino Linotype"/>
          <w:b/>
          <w:i/>
          <w:color w:val="000000"/>
          <w:shd w:val="clear" w:color="auto" w:fill="FFFFFF"/>
        </w:rPr>
        <w:t>Tutorial.gdb</w:t>
      </w:r>
      <w:proofErr w:type="spellEnd"/>
      <w:r w:rsidRPr="00C406B8">
        <w:rPr>
          <w:rFonts w:ascii="Palatino Linotype" w:hAnsi="Palatino Linotype"/>
          <w:b/>
          <w:i/>
          <w:color w:val="000000"/>
          <w:shd w:val="clear" w:color="auto" w:fill="FFFFFF"/>
        </w:rPr>
        <w:t>\</w:t>
      </w:r>
      <w:r>
        <w:rPr>
          <w:rFonts w:ascii="Palatino Linotype" w:hAnsi="Palatino Linotype"/>
          <w:b/>
          <w:i/>
          <w:color w:val="000000"/>
          <w:shd w:val="clear" w:color="auto" w:fill="FFFFFF"/>
        </w:rPr>
        <w:t>Base_NLCD2011_Project</w:t>
      </w:r>
    </w:p>
    <w:p w:rsidR="00A14B79" w:rsidRPr="00A14B79" w:rsidRDefault="00A14B79" w:rsidP="00A14B79">
      <w:pPr>
        <w:pStyle w:val="ListParagraph"/>
        <w:numPr>
          <w:ilvl w:val="0"/>
          <w:numId w:val="3"/>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shd w:val="clear" w:color="auto" w:fill="FFFFFF"/>
          <w:lang w:eastAsia="zh-CN"/>
        </w:rPr>
        <w:t>Click OK.</w:t>
      </w:r>
    </w:p>
    <w:p w:rsidR="008E01A9" w:rsidRDefault="00750794" w:rsidP="00750794">
      <w:pPr>
        <w:jc w:val="center"/>
        <w:rPr>
          <w:rFonts w:ascii="Palatino Linotype" w:hAnsi="Palatino Linotype" w:cs="Lucida Sans Unicode"/>
          <w:color w:val="000000"/>
          <w:shd w:val="clear" w:color="auto" w:fill="FFFFFF"/>
          <w:lang w:eastAsia="zh-CN"/>
        </w:rPr>
      </w:pPr>
      <w:r>
        <w:rPr>
          <w:rFonts w:ascii="Palatino Linotype" w:hAnsi="Palatino Linotype" w:cs="Lucida Sans Unicode"/>
          <w:noProof/>
          <w:color w:val="000000"/>
          <w:shd w:val="clear" w:color="auto" w:fill="FFFFFF"/>
        </w:rPr>
        <w:lastRenderedPageBreak/>
        <w:drawing>
          <wp:inline distT="0" distB="0" distL="0" distR="0" wp14:anchorId="39CCC6F4" wp14:editId="7FF9454B">
            <wp:extent cx="5943600" cy="3630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_RasterFocalMea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30930"/>
                    </a:xfrm>
                    <a:prstGeom prst="rect">
                      <a:avLst/>
                    </a:prstGeom>
                  </pic:spPr>
                </pic:pic>
              </a:graphicData>
            </a:graphic>
          </wp:inline>
        </w:drawing>
      </w:r>
    </w:p>
    <w:p w:rsidR="005F4772" w:rsidRDefault="005F4772" w:rsidP="005F4772">
      <w:pPr>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t>The output should be added to your map.</w:t>
      </w:r>
    </w:p>
    <w:p w:rsidR="005F4772" w:rsidRDefault="00673405" w:rsidP="00750794">
      <w:pPr>
        <w:jc w:val="center"/>
        <w:rPr>
          <w:rFonts w:ascii="Palatino Linotype" w:hAnsi="Palatino Linotype" w:cs="Lucida Sans Unicode"/>
          <w:color w:val="000000"/>
          <w:shd w:val="clear" w:color="auto" w:fill="FFFFFF"/>
          <w:lang w:eastAsia="zh-CN"/>
        </w:rPr>
      </w:pPr>
      <w:r w:rsidRPr="00673405">
        <w:rPr>
          <w:rFonts w:ascii="Palatino Linotype" w:hAnsi="Palatino Linotype"/>
          <w:noProof/>
          <w:color w:val="000000"/>
          <w:shd w:val="clear" w:color="auto" w:fill="FFFFFF"/>
        </w:rPr>
        <mc:AlternateContent>
          <mc:Choice Requires="wps">
            <w:drawing>
              <wp:anchor distT="45720" distB="45720" distL="114300" distR="114300" simplePos="0" relativeHeight="251661312" behindDoc="0" locked="0" layoutInCell="1" allowOverlap="1" wp14:anchorId="608746EB" wp14:editId="40B88CD9">
                <wp:simplePos x="0" y="0"/>
                <wp:positionH relativeFrom="margin">
                  <wp:align>left</wp:align>
                </wp:positionH>
                <wp:positionV relativeFrom="paragraph">
                  <wp:posOffset>2510652</wp:posOffset>
                </wp:positionV>
                <wp:extent cx="2360930" cy="1404620"/>
                <wp:effectExtent l="0" t="0" r="3810" b="571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a:ln w="9525">
                          <a:noFill/>
                          <a:miter lim="800000"/>
                          <a:headEnd/>
                          <a:tailEnd/>
                        </a:ln>
                      </wps:spPr>
                      <wps:txbx>
                        <w:txbxContent>
                          <w:p w:rsidR="00673405" w:rsidRPr="00673405" w:rsidRDefault="00673405" w:rsidP="00673405">
                            <w:pPr>
                              <w:rPr>
                                <w:b/>
                                <w:i/>
                              </w:rPr>
                            </w:pPr>
                            <w:r w:rsidRPr="00673405">
                              <w:rPr>
                                <w:b/>
                                <w:i/>
                              </w:rPr>
                              <w:t>Data provided by permission of King County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8746EB" id="_x0000_s1027" type="#_x0000_t202" style="position:absolute;left:0;text-align:left;margin-left:0;margin-top:197.7pt;width:185.9pt;height:110.6pt;z-index:25166131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" fillcolor="#f7fafd [180]" stroked="f">
                <v:fill color2="#cde0f2 [980]" colors="0 #f7fafd;48497f #b5d2ec;54395f #b5d2ec;1 #cee1f2" focus="100%" type="gradient">
                  <o:fill v:ext="view" type="gradientUnscaled"/>
                </v:fill>
                <v:textbox style="mso-fit-shape-to-text:t">
                  <w:txbxContent>
                    <w:p w:rsidR="00673405" w:rsidRPr="00673405" w:rsidRDefault="00673405" w:rsidP="00673405">
                      <w:pPr>
                        <w:rPr>
                          <w:b/>
                          <w:i/>
                        </w:rPr>
                      </w:pPr>
                      <w:r w:rsidRPr="00673405">
                        <w:rPr>
                          <w:b/>
                          <w:i/>
                        </w:rPr>
                        <w:t>Data provided by permission of King County</w:t>
                      </w:r>
                    </w:p>
                  </w:txbxContent>
                </v:textbox>
                <w10:wrap anchorx="margin"/>
              </v:shape>
            </w:pict>
          </mc:Fallback>
        </mc:AlternateContent>
      </w:r>
      <w:r w:rsidR="00750794">
        <w:rPr>
          <w:rFonts w:ascii="Palatino Linotype" w:hAnsi="Palatino Linotype" w:cs="Lucida Sans Unicode"/>
          <w:noProof/>
          <w:color w:val="000000"/>
          <w:shd w:val="clear" w:color="auto" w:fill="FFFFFF"/>
        </w:rPr>
        <w:drawing>
          <wp:inline distT="0" distB="0" distL="0" distR="0" wp14:anchorId="3BD2C09E" wp14:editId="1F34448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_RasterFocalMean_Ma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E01A9" w:rsidRDefault="00A45A59" w:rsidP="008E01A9">
      <w:pPr>
        <w:rPr>
          <w:rFonts w:ascii="Palatino Linotype" w:hAnsi="Palatino Linotype" w:cs="Lucida Sans Unicode"/>
          <w:color w:val="000000"/>
          <w:shd w:val="clear" w:color="auto" w:fill="FFFFFF"/>
          <w:lang w:eastAsia="zh-CN"/>
        </w:rPr>
      </w:pPr>
      <w:r>
        <w:rPr>
          <w:rFonts w:ascii="Palatino Linotype" w:hAnsi="Palatino Linotype" w:cs="Lucida Sans Unicode"/>
          <w:b/>
          <w:color w:val="000000"/>
          <w:shd w:val="clear" w:color="auto" w:fill="FFFFFF"/>
          <w:lang w:eastAsia="zh-CN"/>
        </w:rPr>
        <w:t xml:space="preserve">Advantages: </w:t>
      </w:r>
      <w:r>
        <w:rPr>
          <w:rFonts w:ascii="Palatino Linotype" w:hAnsi="Palatino Linotype" w:cs="Lucida Sans Unicode"/>
          <w:color w:val="000000"/>
          <w:shd w:val="clear" w:color="auto" w:fill="FFFFFF"/>
          <w:lang w:eastAsia="zh-CN"/>
        </w:rPr>
        <w:t xml:space="preserve">Effectiveness. </w:t>
      </w:r>
      <w:r w:rsidR="00F06ADA">
        <w:rPr>
          <w:rFonts w:ascii="Palatino Linotype" w:hAnsi="Palatino Linotype" w:cs="Lucida Sans Unicode"/>
          <w:color w:val="000000"/>
          <w:shd w:val="clear" w:color="auto" w:fill="FFFFFF"/>
          <w:lang w:eastAsia="zh-CN"/>
        </w:rPr>
        <w:t xml:space="preserve">In the tutorial, this reduced the initial evaluation from 1256 features to </w:t>
      </w:r>
      <w:r w:rsidR="00B8698A">
        <w:rPr>
          <w:rFonts w:ascii="Palatino Linotype" w:hAnsi="Palatino Linotype" w:cs="Lucida Sans Unicode"/>
          <w:color w:val="000000"/>
          <w:shd w:val="clear" w:color="auto" w:fill="FFFFFF"/>
          <w:lang w:eastAsia="zh-CN"/>
        </w:rPr>
        <w:t>219</w:t>
      </w:r>
      <w:r w:rsidR="00F06ADA">
        <w:rPr>
          <w:rFonts w:ascii="Palatino Linotype" w:hAnsi="Palatino Linotype" w:cs="Lucida Sans Unicode"/>
          <w:color w:val="000000"/>
          <w:shd w:val="clear" w:color="auto" w:fill="FFFFFF"/>
          <w:lang w:eastAsia="zh-CN"/>
        </w:rPr>
        <w:t>.</w:t>
      </w:r>
      <w:r>
        <w:rPr>
          <w:rFonts w:ascii="Palatino Linotype" w:hAnsi="Palatino Linotype" w:cs="Lucida Sans Unicode"/>
          <w:color w:val="000000"/>
          <w:shd w:val="clear" w:color="auto" w:fill="FFFFFF"/>
          <w:lang w:eastAsia="zh-CN"/>
        </w:rPr>
        <w:t xml:space="preserve"> It also maintains the original locations of colors very well as it just applies an averaging “smooth</w:t>
      </w:r>
      <w:r w:rsidR="00836460">
        <w:rPr>
          <w:rFonts w:ascii="Palatino Linotype" w:hAnsi="Palatino Linotype" w:cs="Lucida Sans Unicode"/>
          <w:color w:val="000000"/>
          <w:shd w:val="clear" w:color="auto" w:fill="FFFFFF"/>
          <w:lang w:eastAsia="zh-CN"/>
        </w:rPr>
        <w:t xml:space="preserve"> filter</w:t>
      </w:r>
      <w:r>
        <w:rPr>
          <w:rFonts w:ascii="Palatino Linotype" w:hAnsi="Palatino Linotype" w:cs="Lucida Sans Unicode"/>
          <w:color w:val="000000"/>
          <w:shd w:val="clear" w:color="auto" w:fill="FFFFFF"/>
          <w:lang w:eastAsia="zh-CN"/>
        </w:rPr>
        <w:t>” to the data</w:t>
      </w:r>
      <w:r w:rsidR="00186F9F">
        <w:rPr>
          <w:rFonts w:ascii="Palatino Linotype" w:hAnsi="Palatino Linotype" w:cs="Lucida Sans Unicode"/>
          <w:color w:val="000000"/>
          <w:shd w:val="clear" w:color="auto" w:fill="FFFFFF"/>
          <w:lang w:eastAsia="zh-CN"/>
        </w:rPr>
        <w:t xml:space="preserve"> before rounding back to the 5 colors</w:t>
      </w:r>
      <w:r>
        <w:rPr>
          <w:rFonts w:ascii="Palatino Linotype" w:hAnsi="Palatino Linotype" w:cs="Lucida Sans Unicode"/>
          <w:color w:val="000000"/>
          <w:shd w:val="clear" w:color="auto" w:fill="FFFFFF"/>
          <w:lang w:eastAsia="zh-CN"/>
        </w:rPr>
        <w:t>.</w:t>
      </w:r>
    </w:p>
    <w:p w:rsidR="00A45A59" w:rsidRDefault="00A45A59" w:rsidP="008E01A9">
      <w:pPr>
        <w:rPr>
          <w:rFonts w:ascii="Palatino Linotype" w:hAnsi="Palatino Linotype" w:cs="Lucida Sans Unicode"/>
          <w:color w:val="000000"/>
          <w:shd w:val="clear" w:color="auto" w:fill="FFFFFF"/>
          <w:lang w:eastAsia="zh-CN"/>
        </w:rPr>
      </w:pPr>
      <w:r>
        <w:rPr>
          <w:rFonts w:ascii="Palatino Linotype" w:hAnsi="Palatino Linotype" w:cs="Lucida Sans Unicode"/>
          <w:b/>
          <w:color w:val="000000"/>
          <w:shd w:val="clear" w:color="auto" w:fill="FFFFFF"/>
          <w:lang w:eastAsia="zh-CN"/>
        </w:rPr>
        <w:lastRenderedPageBreak/>
        <w:t>Disadvantages:</w:t>
      </w:r>
      <w:r>
        <w:rPr>
          <w:rFonts w:ascii="Palatino Linotype" w:hAnsi="Palatino Linotype" w:cs="Lucida Sans Unicode"/>
          <w:color w:val="000000"/>
          <w:shd w:val="clear" w:color="auto" w:fill="FFFFFF"/>
          <w:lang w:eastAsia="zh-CN"/>
        </w:rPr>
        <w:t xml:space="preserve"> The rasterization leaves polygon boundaries looking blocky, requiring the </w:t>
      </w:r>
      <w:r>
        <w:rPr>
          <w:rFonts w:ascii="Palatino Linotype" w:hAnsi="Palatino Linotype" w:cs="Lucida Sans Unicode"/>
          <w:b/>
          <w:color w:val="000000"/>
          <w:shd w:val="clear" w:color="auto" w:fill="FFFFFF"/>
          <w:lang w:eastAsia="zh-CN"/>
        </w:rPr>
        <w:t>4. Smooth Polygon</w:t>
      </w:r>
      <w:r>
        <w:rPr>
          <w:rFonts w:ascii="Palatino Linotype" w:hAnsi="Palatino Linotype" w:cs="Lucida Sans Unicode"/>
          <w:color w:val="000000"/>
          <w:shd w:val="clear" w:color="auto" w:fill="FFFFFF"/>
          <w:lang w:eastAsia="zh-CN"/>
        </w:rPr>
        <w:t xml:space="preserve"> tools to be run afterwards to clean up. </w:t>
      </w:r>
      <w:r w:rsidR="00082879">
        <w:rPr>
          <w:rFonts w:ascii="Palatino Linotype" w:hAnsi="Palatino Linotype" w:cs="Lucida Sans Unicode"/>
          <w:color w:val="000000"/>
          <w:shd w:val="clear" w:color="auto" w:fill="FFFFFF"/>
          <w:lang w:eastAsia="zh-CN"/>
        </w:rPr>
        <w:t xml:space="preserve">This tool also tends to create “buffer” features in places where neighboring features originally differed by more than one color step (e.g. R2 and Y). This is because the averaging function calculates a value between these two colors (R1) along the boundary between them. This can lead to colors’ appearing where they never were before, which can be very strange. The </w:t>
      </w:r>
      <w:r w:rsidR="00082879">
        <w:rPr>
          <w:rFonts w:ascii="Palatino Linotype" w:hAnsi="Palatino Linotype" w:cs="Lucida Sans Unicode"/>
          <w:b/>
          <w:color w:val="000000"/>
          <w:shd w:val="clear" w:color="auto" w:fill="FFFFFF"/>
          <w:lang w:eastAsia="zh-CN"/>
        </w:rPr>
        <w:t>3. Eliminate</w:t>
      </w:r>
      <w:r w:rsidR="00082879">
        <w:rPr>
          <w:rFonts w:ascii="Palatino Linotype" w:hAnsi="Palatino Linotype" w:cs="Lucida Sans Unicode"/>
          <w:color w:val="000000"/>
          <w:shd w:val="clear" w:color="auto" w:fill="FFFFFF"/>
          <w:lang w:eastAsia="zh-CN"/>
        </w:rPr>
        <w:t xml:space="preserve"> tool can help to remove these buffers, but it is often much easier just to leave them in and deal with them like any other feature at that point.</w:t>
      </w:r>
      <w:r w:rsidR="00A026E2">
        <w:rPr>
          <w:rFonts w:ascii="Palatino Linotype" w:hAnsi="Palatino Linotype" w:cs="Lucida Sans Unicode"/>
          <w:color w:val="000000"/>
          <w:shd w:val="clear" w:color="auto" w:fill="FFFFFF"/>
          <w:lang w:eastAsia="zh-CN"/>
        </w:rPr>
        <w:t xml:space="preserve"> </w:t>
      </w:r>
      <w:r w:rsidR="003775C0">
        <w:rPr>
          <w:rFonts w:ascii="Palatino Linotype" w:hAnsi="Palatino Linotype" w:cs="Lucida Sans Unicode"/>
          <w:color w:val="000000"/>
          <w:shd w:val="clear" w:color="auto" w:fill="FFFFFF"/>
          <w:lang w:eastAsia="zh-CN"/>
        </w:rPr>
        <w:t>Regardless</w:t>
      </w:r>
      <w:r w:rsidR="00A026E2">
        <w:rPr>
          <w:rFonts w:ascii="Palatino Linotype" w:hAnsi="Palatino Linotype" w:cs="Lucida Sans Unicode"/>
          <w:color w:val="000000"/>
          <w:shd w:val="clear" w:color="auto" w:fill="FFFFFF"/>
          <w:lang w:eastAsia="zh-CN"/>
        </w:rPr>
        <w:t xml:space="preserve">, these two issues mean that </w:t>
      </w:r>
      <w:r w:rsidR="00A026E2">
        <w:rPr>
          <w:rFonts w:ascii="Palatino Linotype" w:hAnsi="Palatino Linotype" w:cs="Lucida Sans Unicode"/>
          <w:b/>
          <w:color w:val="000000"/>
          <w:shd w:val="clear" w:color="auto" w:fill="FFFFFF"/>
          <w:lang w:eastAsia="zh-CN"/>
        </w:rPr>
        <w:t>Raster Focal Mean</w:t>
      </w:r>
      <w:r w:rsidR="00A026E2">
        <w:rPr>
          <w:rFonts w:ascii="Palatino Linotype" w:hAnsi="Palatino Linotype" w:cs="Lucida Sans Unicode"/>
          <w:color w:val="000000"/>
          <w:shd w:val="clear" w:color="auto" w:fill="FFFFFF"/>
          <w:lang w:eastAsia="zh-CN"/>
        </w:rPr>
        <w:t xml:space="preserve"> should never be the last tool you use in your workflow.</w:t>
      </w:r>
    </w:p>
    <w:p w:rsidR="00696BF8" w:rsidRPr="007F4E11" w:rsidRDefault="00696BF8" w:rsidP="00696BF8">
      <w:pPr>
        <w:rPr>
          <w:rFonts w:ascii="Palatino Linotype" w:hAnsi="Palatino Linotype"/>
          <w:b/>
          <w:color w:val="000000"/>
          <w:u w:val="single"/>
        </w:rPr>
      </w:pPr>
      <w:r>
        <w:rPr>
          <w:rFonts w:ascii="Palatino Linotype" w:hAnsi="Palatino Linotype"/>
          <w:b/>
          <w:color w:val="000000"/>
          <w:u w:val="single"/>
        </w:rPr>
        <w:t>3. Eliminate Assist</w:t>
      </w:r>
    </w:p>
    <w:p w:rsidR="00696BF8" w:rsidRPr="00194898" w:rsidRDefault="00D8227E" w:rsidP="00696BF8">
      <w:pPr>
        <w:rPr>
          <w:rFonts w:ascii="Palatino Linotype" w:hAnsi="Palatino Linotype" w:cs="Lucida Sans Unicode"/>
          <w:b/>
          <w:i/>
          <w:color w:val="000000"/>
          <w:shd w:val="clear" w:color="auto" w:fill="FFFFFF"/>
          <w:lang w:eastAsia="zh-CN"/>
        </w:rPr>
      </w:pPr>
      <w:r>
        <w:rPr>
          <w:rFonts w:ascii="Palatino Linotype" w:hAnsi="Palatino Linotype" w:cs="Lucida Sans Unicode"/>
          <w:color w:val="000000"/>
          <w:shd w:val="clear" w:color="auto" w:fill="FFFFFF"/>
          <w:lang w:eastAsia="zh-CN"/>
        </w:rPr>
        <w:t xml:space="preserve">While the Raster Focal Mean tool can quickly reduce the number of small features, the </w:t>
      </w:r>
      <w:r>
        <w:rPr>
          <w:rFonts w:ascii="Palatino Linotype" w:hAnsi="Palatino Linotype" w:cs="Lucida Sans Unicode"/>
          <w:b/>
          <w:color w:val="000000"/>
          <w:shd w:val="clear" w:color="auto" w:fill="FFFFFF"/>
          <w:lang w:eastAsia="zh-CN"/>
        </w:rPr>
        <w:t xml:space="preserve">3. Eliminate </w:t>
      </w:r>
      <w:r w:rsidRPr="00D8227E">
        <w:rPr>
          <w:rFonts w:ascii="Palatino Linotype" w:hAnsi="Palatino Linotype" w:cs="Lucida Sans Unicode"/>
          <w:b/>
          <w:color w:val="000000"/>
          <w:shd w:val="clear" w:color="auto" w:fill="FFFFFF"/>
          <w:lang w:eastAsia="zh-CN"/>
        </w:rPr>
        <w:t>Assist</w:t>
      </w:r>
      <w:r>
        <w:rPr>
          <w:rFonts w:ascii="Palatino Linotype" w:hAnsi="Palatino Linotype" w:cs="Lucida Sans Unicode"/>
          <w:color w:val="000000"/>
          <w:shd w:val="clear" w:color="auto" w:fill="FFFFFF"/>
          <w:lang w:eastAsia="zh-CN"/>
        </w:rPr>
        <w:t xml:space="preserve"> tool</w:t>
      </w:r>
      <w:r w:rsidR="00664DCF">
        <w:rPr>
          <w:rFonts w:ascii="Palatino Linotype" w:hAnsi="Palatino Linotype" w:cs="Lucida Sans Unicode"/>
          <w:color w:val="000000"/>
          <w:shd w:val="clear" w:color="auto" w:fill="FFFFFF"/>
          <w:lang w:eastAsia="zh-CN"/>
        </w:rPr>
        <w:t xml:space="preserve"> does this directly without affecting other features. This tool is actually just the </w:t>
      </w:r>
      <w:hyperlink r:id="rId28" w:history="1">
        <w:r w:rsidR="00664DCF" w:rsidRPr="00664DCF">
          <w:rPr>
            <w:rStyle w:val="Hyperlink"/>
            <w:rFonts w:ascii="Palatino Linotype" w:hAnsi="Palatino Linotype" w:cs="Lucida Sans Unicode"/>
            <w:shd w:val="clear" w:color="auto" w:fill="FFFFFF"/>
            <w:lang w:eastAsia="zh-CN"/>
          </w:rPr>
          <w:t>Eliminate</w:t>
        </w:r>
      </w:hyperlink>
      <w:r w:rsidR="00664DCF">
        <w:rPr>
          <w:rFonts w:ascii="Palatino Linotype" w:hAnsi="Palatino Linotype" w:cs="Lucida Sans Unicode"/>
          <w:color w:val="000000"/>
          <w:shd w:val="clear" w:color="auto" w:fill="FFFFFF"/>
          <w:lang w:eastAsia="zh-CN"/>
        </w:rPr>
        <w:t xml:space="preserve"> tool from </w:t>
      </w:r>
      <w:proofErr w:type="spellStart"/>
      <w:r w:rsidR="00664DCF">
        <w:rPr>
          <w:rFonts w:ascii="Palatino Linotype" w:hAnsi="Palatino Linotype" w:cs="Lucida Sans Unicode"/>
          <w:color w:val="000000"/>
          <w:shd w:val="clear" w:color="auto" w:fill="FFFFFF"/>
          <w:lang w:eastAsia="zh-CN"/>
        </w:rPr>
        <w:t>ArcToolbox</w:t>
      </w:r>
      <w:proofErr w:type="spellEnd"/>
      <w:r w:rsidR="00664DCF">
        <w:rPr>
          <w:rFonts w:ascii="Palatino Linotype" w:hAnsi="Palatino Linotype" w:cs="Lucida Sans Unicode"/>
          <w:color w:val="000000"/>
          <w:shd w:val="clear" w:color="auto" w:fill="FFFFFF"/>
          <w:lang w:eastAsia="zh-CN"/>
        </w:rPr>
        <w:t xml:space="preserve"> with some topology cleanup afterwards, so all of the considerations for that tool also apply to this one. Eliminate works by merging selected features in the </w:t>
      </w:r>
      <w:r w:rsidR="00664DCF">
        <w:rPr>
          <w:rFonts w:ascii="Palatino Linotype" w:hAnsi="Palatino Linotype" w:cs="Lucida Sans Unicode"/>
          <w:color w:val="000000"/>
          <w:u w:val="single"/>
          <w:shd w:val="clear" w:color="auto" w:fill="FFFFFF"/>
          <w:lang w:eastAsia="zh-CN"/>
        </w:rPr>
        <w:t>Input Layer</w:t>
      </w:r>
      <w:r w:rsidR="00664DCF">
        <w:rPr>
          <w:rFonts w:ascii="Palatino Linotype" w:hAnsi="Palatino Linotype" w:cs="Lucida Sans Unicode"/>
          <w:color w:val="000000"/>
          <w:shd w:val="clear" w:color="auto" w:fill="FFFFFF"/>
          <w:lang w:eastAsia="zh-CN"/>
        </w:rPr>
        <w:t xml:space="preserve"> with their unselected neighbors, enabling you to remove any features you desire.</w:t>
      </w:r>
      <w:r>
        <w:rPr>
          <w:rFonts w:ascii="Palatino Linotype" w:hAnsi="Palatino Linotype" w:cs="Lucida Sans Unicode"/>
          <w:color w:val="000000"/>
          <w:shd w:val="clear" w:color="auto" w:fill="FFFFFF"/>
          <w:lang w:eastAsia="zh-CN"/>
        </w:rPr>
        <w:t xml:space="preserve"> </w:t>
      </w:r>
      <w:r w:rsidR="00664DCF">
        <w:rPr>
          <w:rFonts w:ascii="Palatino Linotype" w:hAnsi="Palatino Linotype" w:cs="Lucida Sans Unicode"/>
          <w:color w:val="000000"/>
          <w:shd w:val="clear" w:color="auto" w:fill="FFFFFF"/>
          <w:lang w:eastAsia="zh-CN"/>
        </w:rPr>
        <w:t xml:space="preserve">This tool was found most useful when combined with a </w:t>
      </w:r>
      <w:hyperlink r:id="rId29" w:history="1">
        <w:r w:rsidR="00664DCF" w:rsidRPr="00664DCF">
          <w:rPr>
            <w:rStyle w:val="Hyperlink"/>
            <w:rFonts w:ascii="Palatino Linotype" w:hAnsi="Palatino Linotype" w:cs="Lucida Sans Unicode"/>
            <w:shd w:val="clear" w:color="auto" w:fill="FFFFFF"/>
            <w:lang w:eastAsia="zh-CN"/>
          </w:rPr>
          <w:t xml:space="preserve">Select </w:t>
        </w:r>
        <w:proofErr w:type="gramStart"/>
        <w:r w:rsidR="00664DCF" w:rsidRPr="00664DCF">
          <w:rPr>
            <w:rStyle w:val="Hyperlink"/>
            <w:rFonts w:ascii="Palatino Linotype" w:hAnsi="Palatino Linotype" w:cs="Lucida Sans Unicode"/>
            <w:shd w:val="clear" w:color="auto" w:fill="FFFFFF"/>
            <w:lang w:eastAsia="zh-CN"/>
          </w:rPr>
          <w:t>By</w:t>
        </w:r>
        <w:proofErr w:type="gramEnd"/>
        <w:r w:rsidR="00664DCF" w:rsidRPr="00664DCF">
          <w:rPr>
            <w:rStyle w:val="Hyperlink"/>
            <w:rFonts w:ascii="Palatino Linotype" w:hAnsi="Palatino Linotype" w:cs="Lucida Sans Unicode"/>
            <w:shd w:val="clear" w:color="auto" w:fill="FFFFFF"/>
            <w:lang w:eastAsia="zh-CN"/>
          </w:rPr>
          <w:t xml:space="preserve"> Attributes</w:t>
        </w:r>
      </w:hyperlink>
      <w:r w:rsidR="00664DCF">
        <w:rPr>
          <w:rFonts w:ascii="Palatino Linotype" w:hAnsi="Palatino Linotype" w:cs="Lucida Sans Unicode"/>
          <w:color w:val="000000"/>
          <w:shd w:val="clear" w:color="auto" w:fill="FFFFFF"/>
          <w:lang w:eastAsia="zh-CN"/>
        </w:rPr>
        <w:t xml:space="preserve"> to select features smaller than a certain area</w:t>
      </w:r>
      <w:r w:rsidR="006B7878">
        <w:rPr>
          <w:rFonts w:ascii="Palatino Linotype" w:hAnsi="Palatino Linotype" w:cs="Lucida Sans Unicode"/>
          <w:color w:val="000000"/>
          <w:shd w:val="clear" w:color="auto" w:fill="FFFFFF"/>
          <w:lang w:eastAsia="zh-CN"/>
        </w:rPr>
        <w:t xml:space="preserve"> (see below)</w:t>
      </w:r>
      <w:r w:rsidR="00664DCF">
        <w:rPr>
          <w:rFonts w:ascii="Palatino Linotype" w:hAnsi="Palatino Linotype" w:cs="Lucida Sans Unicode"/>
          <w:color w:val="000000"/>
          <w:shd w:val="clear" w:color="auto" w:fill="FFFFFF"/>
          <w:lang w:eastAsia="zh-CN"/>
        </w:rPr>
        <w:t>.</w:t>
      </w:r>
      <w:r w:rsidR="006B7878">
        <w:rPr>
          <w:rFonts w:ascii="Palatino Linotype" w:hAnsi="Palatino Linotype" w:cs="Lucida Sans Unicode"/>
          <w:color w:val="000000"/>
          <w:shd w:val="clear" w:color="auto" w:fill="FFFFFF"/>
          <w:lang w:eastAsia="zh-CN"/>
        </w:rPr>
        <w:t xml:space="preserve"> Additional qualifications can be added this way as well, such as omitting certain colors so that they are saved even if the features are small. If all else fails, you can </w:t>
      </w:r>
      <w:hyperlink r:id="rId30" w:history="1">
        <w:r w:rsidR="006B7878" w:rsidRPr="006B7878">
          <w:rPr>
            <w:rStyle w:val="Hyperlink"/>
            <w:rFonts w:ascii="Palatino Linotype" w:hAnsi="Palatino Linotype" w:cs="Lucida Sans Unicode"/>
            <w:shd w:val="clear" w:color="auto" w:fill="FFFFFF"/>
            <w:lang w:eastAsia="zh-CN"/>
          </w:rPr>
          <w:t>interactively select</w:t>
        </w:r>
      </w:hyperlink>
      <w:r w:rsidR="006B7878">
        <w:rPr>
          <w:rFonts w:ascii="Palatino Linotype" w:hAnsi="Palatino Linotype" w:cs="Lucida Sans Unicode"/>
          <w:color w:val="000000"/>
          <w:shd w:val="clear" w:color="auto" w:fill="FFFFFF"/>
          <w:lang w:eastAsia="zh-CN"/>
        </w:rPr>
        <w:t xml:space="preserve"> features to be removed/merged. This is most easily done in ArcMap with all other layers turned off so that you do not select from other layers as well. </w:t>
      </w:r>
      <w:r w:rsidR="006B7878" w:rsidRPr="006B7878">
        <w:rPr>
          <w:rFonts w:ascii="Palatino Linotype" w:hAnsi="Palatino Linotype" w:cs="Lucida Sans Unicode"/>
          <w:b/>
          <w:i/>
          <w:color w:val="000000"/>
          <w:shd w:val="clear" w:color="auto" w:fill="FFFFFF"/>
          <w:lang w:eastAsia="zh-CN"/>
        </w:rPr>
        <w:t>Finally, if there are selected features that complete surround other selected features, the tool will need to be run multiple times in succession as these features will “buffer” each other from the merging.</w:t>
      </w:r>
    </w:p>
    <w:p w:rsidR="006B7878" w:rsidRPr="006B7878" w:rsidRDefault="006B7878" w:rsidP="006B7878">
      <w:pPr>
        <w:pStyle w:val="ListParagraph"/>
        <w:numPr>
          <w:ilvl w:val="0"/>
          <w:numId w:val="13"/>
        </w:numPr>
        <w:rPr>
          <w:rFonts w:ascii="Palatino Linotype" w:hAnsi="Palatino Linotype" w:cs="Lucida Sans Unicode"/>
          <w:b/>
          <w:color w:val="000000"/>
          <w:shd w:val="clear" w:color="auto" w:fill="FFFFFF"/>
          <w:lang w:eastAsia="zh-CN"/>
        </w:rPr>
      </w:pPr>
      <w:r>
        <w:rPr>
          <w:rFonts w:ascii="Palatino Linotype" w:hAnsi="Palatino Linotype" w:cs="Lucida Sans Unicode"/>
          <w:color w:val="000000"/>
          <w:shd w:val="clear" w:color="auto" w:fill="FFFFFF"/>
          <w:lang w:eastAsia="zh-CN"/>
        </w:rPr>
        <w:t xml:space="preserve">Before this tool can be run, you </w:t>
      </w:r>
      <w:r>
        <w:rPr>
          <w:rFonts w:ascii="Palatino Linotype" w:hAnsi="Palatino Linotype" w:cs="Lucida Sans Unicode"/>
          <w:i/>
          <w:color w:val="000000"/>
          <w:shd w:val="clear" w:color="auto" w:fill="FFFFFF"/>
          <w:lang w:eastAsia="zh-CN"/>
        </w:rPr>
        <w:t>must</w:t>
      </w:r>
      <w:r>
        <w:rPr>
          <w:rFonts w:ascii="Palatino Linotype" w:hAnsi="Palatino Linotype" w:cs="Lucida Sans Unicode"/>
          <w:color w:val="000000"/>
          <w:shd w:val="clear" w:color="auto" w:fill="FFFFFF"/>
          <w:lang w:eastAsia="zh-CN"/>
        </w:rPr>
        <w:t xml:space="preserve"> select features in the layer you intend to simplify. The tool will not run without a selection. You may use interactive selection, Select </w:t>
      </w:r>
      <w:proofErr w:type="gramStart"/>
      <w:r>
        <w:rPr>
          <w:rFonts w:ascii="Palatino Linotype" w:hAnsi="Palatino Linotype" w:cs="Lucida Sans Unicode"/>
          <w:color w:val="000000"/>
          <w:shd w:val="clear" w:color="auto" w:fill="FFFFFF"/>
          <w:lang w:eastAsia="zh-CN"/>
        </w:rPr>
        <w:t>By</w:t>
      </w:r>
      <w:proofErr w:type="gramEnd"/>
      <w:r>
        <w:rPr>
          <w:rFonts w:ascii="Palatino Linotype" w:hAnsi="Palatino Linotype" w:cs="Lucida Sans Unicode"/>
          <w:color w:val="000000"/>
          <w:shd w:val="clear" w:color="auto" w:fill="FFFFFF"/>
          <w:lang w:eastAsia="zh-CN"/>
        </w:rPr>
        <w:t xml:space="preserve"> Attributes, Select By Location, etc.</w:t>
      </w:r>
    </w:p>
    <w:p w:rsidR="006B7878" w:rsidRPr="006344C4" w:rsidRDefault="006344C4" w:rsidP="006B7878">
      <w:pPr>
        <w:pStyle w:val="ListParagraph"/>
        <w:numPr>
          <w:ilvl w:val="1"/>
          <w:numId w:val="13"/>
        </w:numPr>
        <w:rPr>
          <w:rFonts w:ascii="Palatino Linotype" w:hAnsi="Palatino Linotype" w:cs="Lucida Sans Unicode"/>
          <w:b/>
          <w:color w:val="000000"/>
          <w:shd w:val="clear" w:color="auto" w:fill="FFFFFF"/>
          <w:lang w:eastAsia="zh-CN"/>
        </w:rPr>
      </w:pPr>
      <w:r>
        <w:rPr>
          <w:rFonts w:ascii="Palatino Linotype" w:hAnsi="Palatino Linotype" w:cs="Lucida Sans Unicode"/>
          <w:color w:val="000000"/>
          <w:shd w:val="clear" w:color="auto" w:fill="FFFFFF"/>
          <w:lang w:eastAsia="zh-CN"/>
        </w:rPr>
        <w:t xml:space="preserve">If you can, using a Select </w:t>
      </w:r>
      <w:proofErr w:type="gramStart"/>
      <w:r>
        <w:rPr>
          <w:rFonts w:ascii="Palatino Linotype" w:hAnsi="Palatino Linotype" w:cs="Lucida Sans Unicode"/>
          <w:color w:val="000000"/>
          <w:shd w:val="clear" w:color="auto" w:fill="FFFFFF"/>
          <w:lang w:eastAsia="zh-CN"/>
        </w:rPr>
        <w:t>By</w:t>
      </w:r>
      <w:proofErr w:type="gramEnd"/>
      <w:r>
        <w:rPr>
          <w:rFonts w:ascii="Palatino Linotype" w:hAnsi="Palatino Linotype" w:cs="Lucida Sans Unicode"/>
          <w:color w:val="000000"/>
          <w:shd w:val="clear" w:color="auto" w:fill="FFFFFF"/>
          <w:lang w:eastAsia="zh-CN"/>
        </w:rPr>
        <w:t xml:space="preserve"> Attributes query instead of a manual selection helps make your simplification workflow clearer and easier to repeat and document.</w:t>
      </w:r>
    </w:p>
    <w:p w:rsidR="006344C4" w:rsidRPr="006344C4" w:rsidRDefault="006344C4" w:rsidP="006B7878">
      <w:pPr>
        <w:pStyle w:val="ListParagraph"/>
        <w:numPr>
          <w:ilvl w:val="1"/>
          <w:numId w:val="13"/>
        </w:numPr>
        <w:rPr>
          <w:rFonts w:ascii="Palatino Linotype" w:hAnsi="Palatino Linotype" w:cs="Lucida Sans Unicode"/>
          <w:b/>
          <w:color w:val="000000"/>
          <w:shd w:val="clear" w:color="auto" w:fill="FFFFFF"/>
          <w:lang w:eastAsia="zh-CN"/>
        </w:rPr>
      </w:pPr>
      <w:r>
        <w:rPr>
          <w:rFonts w:ascii="Palatino Linotype" w:hAnsi="Palatino Linotype" w:cs="Lucida Sans Unicode"/>
          <w:color w:val="000000"/>
          <w:shd w:val="clear" w:color="auto" w:fill="FFFFFF"/>
          <w:lang w:eastAsia="zh-CN"/>
        </w:rPr>
        <w:t xml:space="preserve">A common selection to use is a Select </w:t>
      </w:r>
      <w:proofErr w:type="gramStart"/>
      <w:r>
        <w:rPr>
          <w:rFonts w:ascii="Palatino Linotype" w:hAnsi="Palatino Linotype" w:cs="Lucida Sans Unicode"/>
          <w:color w:val="000000"/>
          <w:shd w:val="clear" w:color="auto" w:fill="FFFFFF"/>
          <w:lang w:eastAsia="zh-CN"/>
        </w:rPr>
        <w:t>By</w:t>
      </w:r>
      <w:proofErr w:type="gramEnd"/>
      <w:r>
        <w:rPr>
          <w:rFonts w:ascii="Palatino Linotype" w:hAnsi="Palatino Linotype" w:cs="Lucida Sans Unicode"/>
          <w:color w:val="000000"/>
          <w:shd w:val="clear" w:color="auto" w:fill="FFFFFF"/>
          <w:lang w:eastAsia="zh-CN"/>
        </w:rPr>
        <w:t xml:space="preserve"> Attributes on the </w:t>
      </w:r>
      <w:proofErr w:type="spellStart"/>
      <w:r>
        <w:rPr>
          <w:rFonts w:ascii="Palatino Linotype" w:hAnsi="Palatino Linotype" w:cs="Lucida Sans Unicode"/>
          <w:color w:val="000000"/>
          <w:shd w:val="clear" w:color="auto" w:fill="FFFFFF"/>
          <w:lang w:eastAsia="zh-CN"/>
        </w:rPr>
        <w:t>Shape_Area</w:t>
      </w:r>
      <w:proofErr w:type="spellEnd"/>
      <w:r>
        <w:rPr>
          <w:rFonts w:ascii="Palatino Linotype" w:hAnsi="Palatino Linotype" w:cs="Lucida Sans Unicode"/>
          <w:color w:val="000000"/>
          <w:shd w:val="clear" w:color="auto" w:fill="FFFFFF"/>
          <w:lang w:eastAsia="zh-CN"/>
        </w:rPr>
        <w:t xml:space="preserve"> field to select all features smaller than a certain threshold. Run multiple selections to get a feel for how many features will be remove</w:t>
      </w:r>
      <w:r w:rsidR="008C54E6">
        <w:rPr>
          <w:rFonts w:ascii="Palatino Linotype" w:hAnsi="Palatino Linotype" w:cs="Lucida Sans Unicode"/>
          <w:color w:val="000000"/>
          <w:shd w:val="clear" w:color="auto" w:fill="FFFFFF"/>
          <w:lang w:eastAsia="zh-CN"/>
        </w:rPr>
        <w:t>d</w:t>
      </w:r>
      <w:r>
        <w:rPr>
          <w:rFonts w:ascii="Palatino Linotype" w:hAnsi="Palatino Linotype" w:cs="Lucida Sans Unicode"/>
          <w:color w:val="000000"/>
          <w:shd w:val="clear" w:color="auto" w:fill="FFFFFF"/>
          <w:lang w:eastAsia="zh-CN"/>
        </w:rPr>
        <w:t>. This can also be combined with a selection on the c</w:t>
      </w:r>
      <w:r w:rsidR="008C54E6">
        <w:rPr>
          <w:rFonts w:ascii="Palatino Linotype" w:hAnsi="Palatino Linotype" w:cs="Lucida Sans Unicode"/>
          <w:color w:val="000000"/>
          <w:shd w:val="clear" w:color="auto" w:fill="FFFFFF"/>
          <w:lang w:eastAsia="zh-CN"/>
        </w:rPr>
        <w:t xml:space="preserve">olor field to </w:t>
      </w:r>
      <w:r w:rsidR="0008302C">
        <w:rPr>
          <w:rFonts w:ascii="Palatino Linotype" w:hAnsi="Palatino Linotype" w:cs="Lucida Sans Unicode"/>
          <w:color w:val="000000"/>
          <w:shd w:val="clear" w:color="auto" w:fill="FFFFFF"/>
          <w:lang w:eastAsia="zh-CN"/>
        </w:rPr>
        <w:t>save important features that might otherwise be below the area threshold. Examples:</w:t>
      </w:r>
    </w:p>
    <w:p w:rsidR="006344C4" w:rsidRPr="008C54E6" w:rsidRDefault="0008302C" w:rsidP="0008302C">
      <w:pPr>
        <w:pStyle w:val="ListParagraph"/>
        <w:ind w:left="2160"/>
        <w:rPr>
          <w:rFonts w:ascii="Palatino Linotype" w:hAnsi="Palatino Linotype" w:cs="Lucida Sans Unicode"/>
          <w:color w:val="000000"/>
          <w:shd w:val="clear" w:color="auto" w:fill="FFFFFF"/>
          <w:lang w:eastAsia="zh-CN"/>
        </w:rPr>
      </w:pPr>
      <w:proofErr w:type="spellStart"/>
      <w:r>
        <w:rPr>
          <w:rFonts w:ascii="Palatino Linotype" w:hAnsi="Palatino Linotype" w:cs="Lucida Sans Unicode"/>
          <w:color w:val="000000"/>
          <w:shd w:val="clear" w:color="auto" w:fill="FFFFFF"/>
          <w:lang w:eastAsia="zh-CN"/>
        </w:rPr>
        <w:t>Shape_Area</w:t>
      </w:r>
      <w:proofErr w:type="spellEnd"/>
      <w:r>
        <w:rPr>
          <w:rFonts w:ascii="Palatino Linotype" w:hAnsi="Palatino Linotype" w:cs="Lucida Sans Unicode"/>
          <w:color w:val="000000"/>
          <w:shd w:val="clear" w:color="auto" w:fill="FFFFFF"/>
          <w:lang w:eastAsia="zh-CN"/>
        </w:rPr>
        <w:t xml:space="preserve"> &lt; 2500000</w:t>
      </w:r>
    </w:p>
    <w:p w:rsidR="008C54E6" w:rsidRPr="008C54E6" w:rsidRDefault="0008302C" w:rsidP="0008302C">
      <w:pPr>
        <w:pStyle w:val="ListParagraph"/>
        <w:ind w:left="2160"/>
        <w:rPr>
          <w:rFonts w:ascii="Palatino Linotype" w:hAnsi="Palatino Linotype" w:cs="Lucida Sans Unicode"/>
          <w:color w:val="000000"/>
          <w:shd w:val="clear" w:color="auto" w:fill="FFFFFF"/>
          <w:lang w:eastAsia="zh-CN"/>
        </w:rPr>
      </w:pPr>
      <w:proofErr w:type="spellStart"/>
      <w:r>
        <w:rPr>
          <w:rFonts w:ascii="Palatino Linotype" w:hAnsi="Palatino Linotype" w:cs="Lucida Sans Unicode"/>
          <w:color w:val="000000"/>
          <w:shd w:val="clear" w:color="auto" w:fill="FFFFFF"/>
          <w:lang w:eastAsia="zh-CN"/>
        </w:rPr>
        <w:t>Shape_Area</w:t>
      </w:r>
      <w:proofErr w:type="spellEnd"/>
      <w:r>
        <w:rPr>
          <w:rFonts w:ascii="Palatino Linotype" w:hAnsi="Palatino Linotype" w:cs="Lucida Sans Unicode"/>
          <w:color w:val="000000"/>
          <w:shd w:val="clear" w:color="auto" w:fill="FFFFFF"/>
          <w:lang w:eastAsia="zh-CN"/>
        </w:rPr>
        <w:t xml:space="preserve"> &lt; 5000000 AND color NOT IN (‘R2’, ‘R1’)</w:t>
      </w:r>
    </w:p>
    <w:p w:rsidR="000C6D14" w:rsidRPr="000C6D14" w:rsidRDefault="000C6D14" w:rsidP="000C6D14">
      <w:pPr>
        <w:pStyle w:val="ListParagraph"/>
        <w:numPr>
          <w:ilvl w:val="1"/>
          <w:numId w:val="13"/>
        </w:numPr>
        <w:rPr>
          <w:rFonts w:ascii="Palatino Linotype" w:hAnsi="Palatino Linotype" w:cs="Lucida Sans Unicode"/>
          <w:b/>
          <w:color w:val="000000"/>
          <w:shd w:val="clear" w:color="auto" w:fill="FFFFFF"/>
          <w:lang w:eastAsia="zh-CN"/>
        </w:rPr>
      </w:pPr>
      <w:r>
        <w:rPr>
          <w:rFonts w:ascii="Palatino Linotype" w:hAnsi="Palatino Linotype" w:cs="Lucida Sans Unicode"/>
          <w:color w:val="000000"/>
          <w:shd w:val="clear" w:color="auto" w:fill="FFFFFF"/>
          <w:lang w:eastAsia="zh-CN"/>
        </w:rPr>
        <w:lastRenderedPageBreak/>
        <w:t>It is also often a good idea to check the number of features you have selected before running this tool, either in the attribute table or at the bottom</w:t>
      </w:r>
      <w:r w:rsidR="00E56416">
        <w:rPr>
          <w:rFonts w:ascii="Palatino Linotype" w:hAnsi="Palatino Linotype" w:cs="Lucida Sans Unicode"/>
          <w:color w:val="000000"/>
          <w:shd w:val="clear" w:color="auto" w:fill="FFFFFF"/>
          <w:lang w:eastAsia="zh-CN"/>
        </w:rPr>
        <w:t>-left</w:t>
      </w:r>
      <w:r>
        <w:rPr>
          <w:rFonts w:ascii="Palatino Linotype" w:hAnsi="Palatino Linotype" w:cs="Lucida Sans Unicode"/>
          <w:color w:val="000000"/>
          <w:shd w:val="clear" w:color="auto" w:fill="FFFFFF"/>
          <w:lang w:eastAsia="zh-CN"/>
        </w:rPr>
        <w:t xml:space="preserve"> of ArcMap</w:t>
      </w:r>
      <w:r w:rsidR="00EE4306">
        <w:rPr>
          <w:rFonts w:ascii="Palatino Linotype" w:hAnsi="Palatino Linotype" w:cs="Lucida Sans Unicode"/>
          <w:color w:val="000000"/>
          <w:shd w:val="clear" w:color="auto" w:fill="FFFFFF"/>
          <w:lang w:eastAsia="zh-CN"/>
        </w:rPr>
        <w:t xml:space="preserve"> (see second screenshot)</w:t>
      </w:r>
      <w:r>
        <w:rPr>
          <w:rFonts w:ascii="Palatino Linotype" w:hAnsi="Palatino Linotype" w:cs="Lucida Sans Unicode"/>
          <w:color w:val="000000"/>
          <w:shd w:val="clear" w:color="auto" w:fill="FFFFFF"/>
          <w:lang w:eastAsia="zh-CN"/>
        </w:rPr>
        <w:t>.</w:t>
      </w:r>
    </w:p>
    <w:p w:rsidR="000C6D14" w:rsidRPr="000C6D14" w:rsidRDefault="00673405" w:rsidP="000C6D14">
      <w:pPr>
        <w:jc w:val="center"/>
        <w:rPr>
          <w:rFonts w:ascii="Palatino Linotype" w:hAnsi="Palatino Linotype" w:cs="Lucida Sans Unicode"/>
          <w:color w:val="000000"/>
          <w:shd w:val="clear" w:color="auto" w:fill="FFFFFF"/>
          <w:lang w:eastAsia="zh-CN"/>
        </w:rPr>
      </w:pPr>
      <w:r w:rsidRPr="00673405">
        <w:rPr>
          <w:rFonts w:ascii="Palatino Linotype" w:hAnsi="Palatino Linotype"/>
          <w:noProof/>
          <w:color w:val="000000"/>
          <w:shd w:val="clear" w:color="auto" w:fill="FFFFFF"/>
        </w:rPr>
        <mc:AlternateContent>
          <mc:Choice Requires="wps">
            <w:drawing>
              <wp:anchor distT="45720" distB="45720" distL="114300" distR="114300" simplePos="0" relativeHeight="251663360" behindDoc="0" locked="0" layoutInCell="1" allowOverlap="1" wp14:anchorId="15E0C213" wp14:editId="6A8222B3">
                <wp:simplePos x="0" y="0"/>
                <wp:positionH relativeFrom="margin">
                  <wp:align>left</wp:align>
                </wp:positionH>
                <wp:positionV relativeFrom="paragraph">
                  <wp:posOffset>4931244</wp:posOffset>
                </wp:positionV>
                <wp:extent cx="2360930" cy="1404620"/>
                <wp:effectExtent l="0" t="0" r="3810" b="571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a:ln w="9525">
                          <a:noFill/>
                          <a:miter lim="800000"/>
                          <a:headEnd/>
                          <a:tailEnd/>
                        </a:ln>
                      </wps:spPr>
                      <wps:txbx>
                        <w:txbxContent>
                          <w:p w:rsidR="00673405" w:rsidRPr="00673405" w:rsidRDefault="00673405" w:rsidP="00673405">
                            <w:pPr>
                              <w:rPr>
                                <w:b/>
                                <w:i/>
                              </w:rPr>
                            </w:pPr>
                            <w:r w:rsidRPr="00673405">
                              <w:rPr>
                                <w:b/>
                                <w:i/>
                              </w:rPr>
                              <w:t>Data provided by permission of King County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E0C213" id="_x0000_s1028" type="#_x0000_t202" style="position:absolute;left:0;text-align:left;margin-left:0;margin-top:388.3pt;width:185.9pt;height:110.6pt;z-index:25166336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" fillcolor="#f7fafd [180]" stroked="f">
                <v:fill color2="#cde0f2 [980]" colors="0 #f7fafd;48497f #b5d2ec;54395f #b5d2ec;1 #cee1f2" focus="100%" type="gradient">
                  <o:fill v:ext="view" type="gradientUnscaled"/>
                </v:fill>
                <v:textbox style="mso-fit-shape-to-text:t">
                  <w:txbxContent>
                    <w:p w:rsidR="00673405" w:rsidRPr="00673405" w:rsidRDefault="00673405" w:rsidP="00673405">
                      <w:pPr>
                        <w:rPr>
                          <w:b/>
                          <w:i/>
                        </w:rPr>
                      </w:pPr>
                      <w:r w:rsidRPr="00673405">
                        <w:rPr>
                          <w:b/>
                          <w:i/>
                        </w:rPr>
                        <w:t>Data provided by permission of King County</w:t>
                      </w:r>
                    </w:p>
                  </w:txbxContent>
                </v:textbox>
                <w10:wrap anchorx="margin"/>
              </v:shape>
            </w:pict>
          </mc:Fallback>
        </mc:AlternateContent>
      </w:r>
      <w:r w:rsidR="000C6D14">
        <w:rPr>
          <w:rFonts w:ascii="Palatino Linotype" w:hAnsi="Palatino Linotype" w:cs="Lucida Sans Unicode"/>
          <w:noProof/>
          <w:color w:val="000000"/>
          <w:shd w:val="clear" w:color="auto" w:fill="FFFFFF"/>
        </w:rPr>
        <w:drawing>
          <wp:inline distT="0" distB="0" distL="0" distR="0" wp14:anchorId="002A4052" wp14:editId="6FF24CC6">
            <wp:extent cx="1762125" cy="24217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_SelectByAttributes.png"/>
                    <pic:cNvPicPr/>
                  </pic:nvPicPr>
                  <pic:blipFill>
                    <a:blip r:embed="rId31">
                      <a:extLst>
                        <a:ext uri="{28A0092B-C50C-407E-A947-70E740481C1C}">
                          <a14:useLocalDpi xmlns:a14="http://schemas.microsoft.com/office/drawing/2010/main" val="0"/>
                        </a:ext>
                      </a:extLst>
                    </a:blip>
                    <a:stretch>
                      <a:fillRect/>
                    </a:stretch>
                  </pic:blipFill>
                  <pic:spPr>
                    <a:xfrm>
                      <a:off x="0" y="0"/>
                      <a:ext cx="1774360" cy="2438559"/>
                    </a:xfrm>
                    <a:prstGeom prst="rect">
                      <a:avLst/>
                    </a:prstGeom>
                  </pic:spPr>
                </pic:pic>
              </a:graphicData>
            </a:graphic>
          </wp:inline>
        </w:drawing>
      </w:r>
      <w:r w:rsidR="000C6D14">
        <w:rPr>
          <w:rFonts w:ascii="Palatino Linotype" w:hAnsi="Palatino Linotype" w:cs="Lucida Sans Unicode"/>
          <w:noProof/>
          <w:color w:val="000000"/>
          <w:shd w:val="clear" w:color="auto" w:fill="FFFFFF"/>
        </w:rPr>
        <w:drawing>
          <wp:inline distT="0" distB="0" distL="0" distR="0" wp14:anchorId="424C7CAB" wp14:editId="0B578FA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_SelectByAttributes_Ma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B7878" w:rsidRPr="000E464E" w:rsidRDefault="000C6D14" w:rsidP="006B7878">
      <w:pPr>
        <w:pStyle w:val="ListParagraph"/>
        <w:numPr>
          <w:ilvl w:val="0"/>
          <w:numId w:val="13"/>
        </w:numPr>
        <w:rPr>
          <w:rFonts w:ascii="Palatino Linotype" w:hAnsi="Palatino Linotype" w:cs="Lucida Sans Unicode"/>
          <w:b/>
          <w:color w:val="000000"/>
          <w:shd w:val="clear" w:color="auto" w:fill="FFFFFF"/>
          <w:lang w:eastAsia="zh-CN"/>
        </w:rPr>
      </w:pPr>
      <w:r>
        <w:rPr>
          <w:rFonts w:ascii="Palatino Linotype" w:hAnsi="Palatino Linotype"/>
          <w:color w:val="000000"/>
          <w:shd w:val="clear" w:color="auto" w:fill="FFFFFF"/>
        </w:rPr>
        <w:t>When you are satisfied with your selected features that will be removed, i</w:t>
      </w:r>
      <w:r w:rsidR="006B7878">
        <w:rPr>
          <w:rFonts w:ascii="Palatino Linotype" w:hAnsi="Palatino Linotype"/>
          <w:color w:val="000000"/>
          <w:shd w:val="clear" w:color="auto" w:fill="FFFFFF"/>
        </w:rPr>
        <w:t xml:space="preserve">n the </w:t>
      </w:r>
      <w:proofErr w:type="spellStart"/>
      <w:r w:rsidR="006B7878">
        <w:rPr>
          <w:rFonts w:ascii="Palatino Linotype" w:hAnsi="Palatino Linotype"/>
          <w:color w:val="000000"/>
          <w:shd w:val="clear" w:color="auto" w:fill="FFFFFF"/>
        </w:rPr>
        <w:t>GeodesignWorkshop</w:t>
      </w:r>
      <w:proofErr w:type="spellEnd"/>
      <w:r w:rsidR="006B7878">
        <w:rPr>
          <w:rFonts w:ascii="Palatino Linotype" w:hAnsi="Palatino Linotype"/>
          <w:color w:val="000000"/>
          <w:shd w:val="clear" w:color="auto" w:fill="FFFFFF"/>
        </w:rPr>
        <w:t xml:space="preserve"> toolbox, open </w:t>
      </w:r>
      <w:r w:rsidR="006B7878">
        <w:rPr>
          <w:rFonts w:ascii="Palatino Linotype" w:hAnsi="Palatino Linotype"/>
          <w:b/>
          <w:color w:val="000000"/>
          <w:shd w:val="clear" w:color="auto" w:fill="FFFFFF"/>
        </w:rPr>
        <w:t xml:space="preserve">3. </w:t>
      </w:r>
      <w:r>
        <w:rPr>
          <w:rFonts w:ascii="Palatino Linotype" w:hAnsi="Palatino Linotype"/>
          <w:b/>
          <w:color w:val="000000"/>
          <w:shd w:val="clear" w:color="auto" w:fill="FFFFFF"/>
        </w:rPr>
        <w:t>Eliminate Assist</w:t>
      </w:r>
      <w:r w:rsidR="006B7878">
        <w:rPr>
          <w:rFonts w:ascii="Palatino Linotype" w:hAnsi="Palatino Linotype" w:cs="Lucida Sans Unicode"/>
          <w:color w:val="000000"/>
          <w:shd w:val="clear" w:color="auto" w:fill="FFFFFF"/>
          <w:lang w:eastAsia="zh-CN"/>
        </w:rPr>
        <w:t>.</w:t>
      </w:r>
    </w:p>
    <w:p w:rsidR="006B7878" w:rsidRPr="00173889" w:rsidRDefault="006B7878" w:rsidP="006B7878">
      <w:pPr>
        <w:pStyle w:val="ListParagraph"/>
        <w:numPr>
          <w:ilvl w:val="0"/>
          <w:numId w:val="13"/>
        </w:numPr>
        <w:rPr>
          <w:rFonts w:ascii="Palatino Linotype" w:hAnsi="Palatino Linotype" w:cs="Lucida Sans Unicode"/>
          <w:b/>
          <w:color w:val="000000"/>
          <w:u w:val="single"/>
          <w:shd w:val="clear" w:color="auto" w:fill="FFFFFF"/>
          <w:lang w:eastAsia="zh-CN"/>
        </w:rPr>
      </w:pPr>
      <w:r w:rsidRPr="008E01A9">
        <w:rPr>
          <w:rFonts w:ascii="Palatino Linotype" w:hAnsi="Palatino Linotype" w:cs="Lucida Sans Unicode"/>
          <w:color w:val="000000"/>
          <w:u w:val="single"/>
          <w:shd w:val="clear" w:color="auto" w:fill="FFFFFF"/>
          <w:lang w:eastAsia="zh-CN"/>
        </w:rPr>
        <w:t xml:space="preserve">Input </w:t>
      </w:r>
      <w:r w:rsidR="002B176B">
        <w:rPr>
          <w:rFonts w:ascii="Palatino Linotype" w:hAnsi="Palatino Linotype" w:cs="Lucida Sans Unicode"/>
          <w:color w:val="000000"/>
          <w:u w:val="single"/>
          <w:shd w:val="clear" w:color="auto" w:fill="FFFFFF"/>
          <w:lang w:eastAsia="zh-CN"/>
        </w:rPr>
        <w:t xml:space="preserve">Evaluation </w:t>
      </w:r>
      <w:r w:rsidR="00173889">
        <w:rPr>
          <w:rFonts w:ascii="Palatino Linotype" w:hAnsi="Palatino Linotype" w:cs="Lucida Sans Unicode"/>
          <w:color w:val="000000"/>
          <w:u w:val="single"/>
          <w:shd w:val="clear" w:color="auto" w:fill="FFFFFF"/>
          <w:lang w:eastAsia="zh-CN"/>
        </w:rPr>
        <w:t>Layer</w:t>
      </w:r>
      <w:r>
        <w:rPr>
          <w:rFonts w:ascii="Palatino Linotype" w:hAnsi="Palatino Linotype" w:cs="Lucida Sans Unicode"/>
          <w:color w:val="000000"/>
          <w:shd w:val="clear" w:color="auto" w:fill="FFFFFF"/>
          <w:lang w:eastAsia="zh-CN"/>
        </w:rPr>
        <w:t xml:space="preserve"> is the </w:t>
      </w:r>
      <w:r w:rsidR="00173889">
        <w:rPr>
          <w:rFonts w:ascii="Palatino Linotype" w:hAnsi="Palatino Linotype" w:cs="Lucida Sans Unicode"/>
          <w:color w:val="000000"/>
          <w:shd w:val="clear" w:color="auto" w:fill="FFFFFF"/>
          <w:lang w:eastAsia="zh-CN"/>
        </w:rPr>
        <w:t>layer</w:t>
      </w:r>
      <w:r>
        <w:rPr>
          <w:rFonts w:ascii="Palatino Linotype" w:hAnsi="Palatino Linotype" w:cs="Lucida Sans Unicode"/>
          <w:color w:val="000000"/>
          <w:shd w:val="clear" w:color="auto" w:fill="FFFFFF"/>
          <w:lang w:eastAsia="zh-CN"/>
        </w:rPr>
        <w:t xml:space="preserve"> you would like to simplify. </w:t>
      </w:r>
      <w:r w:rsidR="00173889">
        <w:rPr>
          <w:rFonts w:ascii="Palatino Linotype" w:hAnsi="Palatino Linotype" w:cs="Lucida Sans Unicode"/>
          <w:color w:val="000000"/>
          <w:shd w:val="clear" w:color="auto" w:fill="FFFFFF"/>
          <w:lang w:eastAsia="zh-CN"/>
        </w:rPr>
        <w:t xml:space="preserve">Note that this </w:t>
      </w:r>
      <w:r w:rsidR="00173889">
        <w:rPr>
          <w:rFonts w:ascii="Palatino Linotype" w:hAnsi="Palatino Linotype" w:cs="Lucida Sans Unicode"/>
          <w:i/>
          <w:color w:val="000000"/>
          <w:shd w:val="clear" w:color="auto" w:fill="FFFFFF"/>
          <w:lang w:eastAsia="zh-CN"/>
        </w:rPr>
        <w:t>must</w:t>
      </w:r>
      <w:r w:rsidR="00173889">
        <w:rPr>
          <w:rFonts w:ascii="Palatino Linotype" w:hAnsi="Palatino Linotype" w:cs="Lucida Sans Unicode"/>
          <w:color w:val="000000"/>
          <w:shd w:val="clear" w:color="auto" w:fill="FFFFFF"/>
          <w:lang w:eastAsia="zh-CN"/>
        </w:rPr>
        <w:t xml:space="preserve"> be a layer, not just the file path of a feature class on disk. As such, this tool is much easier to run in ArcMap. In addition, the layer must have a selection on it or the tool will not run.</w:t>
      </w:r>
    </w:p>
    <w:p w:rsidR="00E56416" w:rsidRPr="008E01A9" w:rsidRDefault="00E56416" w:rsidP="00E56416">
      <w:pPr>
        <w:pStyle w:val="ListParagraph"/>
        <w:numPr>
          <w:ilvl w:val="0"/>
          <w:numId w:val="13"/>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lastRenderedPageBreak/>
        <w:t>Output Simplified Evaluation Feature Class</w:t>
      </w:r>
      <w:r>
        <w:rPr>
          <w:rFonts w:ascii="Palatino Linotype" w:hAnsi="Palatino Linotype" w:cs="Lucida Sans Unicode"/>
          <w:color w:val="000000"/>
          <w:shd w:val="clear" w:color="auto" w:fill="FFFFFF"/>
          <w:lang w:eastAsia="zh-CN"/>
        </w:rPr>
        <w:t xml:space="preserve"> you should put in your project geodatabase or feature dataset.</w:t>
      </w:r>
    </w:p>
    <w:p w:rsidR="00173889" w:rsidRPr="00C70917" w:rsidRDefault="00C70917" w:rsidP="006B7878">
      <w:pPr>
        <w:pStyle w:val="ListParagraph"/>
        <w:numPr>
          <w:ilvl w:val="0"/>
          <w:numId w:val="13"/>
        </w:numPr>
        <w:rPr>
          <w:rFonts w:ascii="Palatino Linotype" w:hAnsi="Palatino Linotype" w:cs="Lucida Sans Unicode"/>
          <w:color w:val="000000"/>
          <w:shd w:val="clear" w:color="auto" w:fill="FFFFFF"/>
          <w:lang w:eastAsia="zh-CN"/>
        </w:rPr>
      </w:pPr>
      <w:r>
        <w:rPr>
          <w:rFonts w:ascii="Palatino Linotype" w:hAnsi="Palatino Linotype" w:cs="Lucida Sans Unicode"/>
          <w:b/>
          <w:color w:val="000000"/>
          <w:u w:val="single"/>
          <w:shd w:val="clear" w:color="auto" w:fill="FFFFFF"/>
          <w:lang w:eastAsia="zh-CN"/>
        </w:rPr>
        <w:t>Tutorial values:</w:t>
      </w:r>
    </w:p>
    <w:p w:rsidR="00A667DA" w:rsidRPr="00A667DA" w:rsidRDefault="00C70917" w:rsidP="00C70917">
      <w:pPr>
        <w:pStyle w:val="ListParagraph"/>
        <w:numPr>
          <w:ilvl w:val="1"/>
          <w:numId w:val="13"/>
        </w:numPr>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t xml:space="preserve">On the layer </w:t>
      </w:r>
      <w:r w:rsidRPr="00EF7506">
        <w:rPr>
          <w:rFonts w:ascii="Palatino Linotype" w:hAnsi="Palatino Linotype"/>
          <w:b/>
          <w:i/>
          <w:color w:val="000000"/>
          <w:shd w:val="clear" w:color="auto" w:fill="FFFFFF"/>
        </w:rPr>
        <w:t>Sys03_Groundwater_StepA01_RasterFocalMean_9x9_5Pass</w:t>
      </w:r>
      <w:r>
        <w:rPr>
          <w:rFonts w:ascii="Palatino Linotype" w:hAnsi="Palatino Linotype"/>
          <w:color w:val="000000"/>
          <w:shd w:val="clear" w:color="auto" w:fill="FFFFFF"/>
        </w:rPr>
        <w:t xml:space="preserve">, </w:t>
      </w:r>
      <w:r w:rsidR="00A667DA">
        <w:rPr>
          <w:rFonts w:ascii="Palatino Linotype" w:hAnsi="Palatino Linotype"/>
          <w:color w:val="000000"/>
          <w:shd w:val="clear" w:color="auto" w:fill="FFFFFF"/>
        </w:rPr>
        <w:t xml:space="preserve">perform a </w:t>
      </w:r>
      <w:r w:rsidR="00A667DA" w:rsidRPr="007B3E1E">
        <w:rPr>
          <w:rFonts w:ascii="Palatino Linotype" w:hAnsi="Palatino Linotype"/>
          <w:color w:val="000000"/>
          <w:u w:val="single"/>
          <w:shd w:val="clear" w:color="auto" w:fill="FFFFFF"/>
        </w:rPr>
        <w:t>Select By Attributes</w:t>
      </w:r>
      <w:r w:rsidR="00A667DA">
        <w:rPr>
          <w:rFonts w:ascii="Palatino Linotype" w:hAnsi="Palatino Linotype"/>
          <w:color w:val="000000"/>
          <w:shd w:val="clear" w:color="auto" w:fill="FFFFFF"/>
        </w:rPr>
        <w:t>:</w:t>
      </w:r>
    </w:p>
    <w:p w:rsidR="00C70917" w:rsidRDefault="00C70917" w:rsidP="00A667DA">
      <w:pPr>
        <w:pStyle w:val="ListParagraph"/>
        <w:ind w:left="2160"/>
        <w:rPr>
          <w:rFonts w:ascii="Palatino Linotype" w:hAnsi="Palatino Linotype" w:cs="Lucida Sans Unicode"/>
          <w:color w:val="000000"/>
          <w:shd w:val="clear" w:color="auto" w:fill="FFFFFF"/>
          <w:lang w:eastAsia="zh-CN"/>
        </w:rPr>
      </w:pPr>
      <w:proofErr w:type="spellStart"/>
      <w:r>
        <w:rPr>
          <w:rFonts w:ascii="Palatino Linotype" w:hAnsi="Palatino Linotype" w:cs="Lucida Sans Unicode"/>
          <w:color w:val="000000"/>
          <w:shd w:val="clear" w:color="auto" w:fill="FFFFFF"/>
          <w:lang w:eastAsia="zh-CN"/>
        </w:rPr>
        <w:t>Shape_Area</w:t>
      </w:r>
      <w:proofErr w:type="spellEnd"/>
      <w:r>
        <w:rPr>
          <w:rFonts w:ascii="Palatino Linotype" w:hAnsi="Palatino Linotype" w:cs="Lucida Sans Unicode"/>
          <w:color w:val="000000"/>
          <w:shd w:val="clear" w:color="auto" w:fill="FFFFFF"/>
          <w:lang w:eastAsia="zh-CN"/>
        </w:rPr>
        <w:t xml:space="preserve"> &lt; 2500000</w:t>
      </w:r>
    </w:p>
    <w:p w:rsidR="00A667DA" w:rsidRDefault="00A667DA" w:rsidP="00A667DA">
      <w:pPr>
        <w:pStyle w:val="ListParagraph"/>
        <w:ind w:left="2160"/>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t>(This should select 106 features</w:t>
      </w:r>
      <w:r w:rsidR="004B5677">
        <w:rPr>
          <w:rFonts w:ascii="Palatino Linotype" w:hAnsi="Palatino Linotype" w:cs="Lucida Sans Unicode"/>
          <w:color w:val="000000"/>
          <w:shd w:val="clear" w:color="auto" w:fill="FFFFFF"/>
          <w:lang w:eastAsia="zh-CN"/>
        </w:rPr>
        <w:t>.</w:t>
      </w:r>
      <w:r>
        <w:rPr>
          <w:rFonts w:ascii="Palatino Linotype" w:hAnsi="Palatino Linotype" w:cs="Lucida Sans Unicode"/>
          <w:color w:val="000000"/>
          <w:shd w:val="clear" w:color="auto" w:fill="FFFFFF"/>
          <w:lang w:eastAsia="zh-CN"/>
        </w:rPr>
        <w:t>)</w:t>
      </w:r>
    </w:p>
    <w:p w:rsidR="00C70917" w:rsidRDefault="002B176B" w:rsidP="00C70917">
      <w:pPr>
        <w:pStyle w:val="ListParagraph"/>
        <w:numPr>
          <w:ilvl w:val="1"/>
          <w:numId w:val="13"/>
        </w:numPr>
        <w:rPr>
          <w:rFonts w:ascii="Palatino Linotype" w:hAnsi="Palatino Linotype" w:cs="Lucida Sans Unicode"/>
          <w:color w:val="000000"/>
          <w:shd w:val="clear" w:color="auto" w:fill="FFFFFF"/>
          <w:lang w:eastAsia="zh-CN"/>
        </w:rPr>
      </w:pPr>
      <w:r w:rsidRPr="008E01A9">
        <w:rPr>
          <w:rFonts w:ascii="Palatino Linotype" w:hAnsi="Palatino Linotype" w:cs="Lucida Sans Unicode"/>
          <w:color w:val="000000"/>
          <w:u w:val="single"/>
          <w:shd w:val="clear" w:color="auto" w:fill="FFFFFF"/>
          <w:lang w:eastAsia="zh-CN"/>
        </w:rPr>
        <w:t xml:space="preserve">Input </w:t>
      </w:r>
      <w:r>
        <w:rPr>
          <w:rFonts w:ascii="Palatino Linotype" w:hAnsi="Palatino Linotype" w:cs="Lucida Sans Unicode"/>
          <w:color w:val="000000"/>
          <w:u w:val="single"/>
          <w:shd w:val="clear" w:color="auto" w:fill="FFFFFF"/>
          <w:lang w:eastAsia="zh-CN"/>
        </w:rPr>
        <w:t>Evaluation Layer</w:t>
      </w:r>
      <w:r w:rsidR="00C70917">
        <w:rPr>
          <w:rFonts w:ascii="Palatino Linotype" w:hAnsi="Palatino Linotype" w:cs="Lucida Sans Unicode"/>
          <w:color w:val="000000"/>
          <w:shd w:val="clear" w:color="auto" w:fill="FFFFFF"/>
          <w:lang w:eastAsia="zh-CN"/>
        </w:rPr>
        <w:t>:</w:t>
      </w:r>
    </w:p>
    <w:p w:rsidR="00C70917" w:rsidRDefault="00C70917" w:rsidP="00A667DA">
      <w:pPr>
        <w:pStyle w:val="ListParagraph"/>
        <w:ind w:left="2160"/>
        <w:rPr>
          <w:rFonts w:ascii="Palatino Linotype" w:hAnsi="Palatino Linotype" w:cs="Lucida Sans Unicode"/>
          <w:color w:val="000000"/>
          <w:shd w:val="clear" w:color="auto" w:fill="FFFFFF"/>
          <w:lang w:eastAsia="zh-CN"/>
        </w:rPr>
      </w:pPr>
      <w:r w:rsidRPr="00EF7506">
        <w:rPr>
          <w:rFonts w:ascii="Palatino Linotype" w:hAnsi="Palatino Linotype"/>
          <w:b/>
          <w:i/>
          <w:color w:val="000000"/>
          <w:shd w:val="clear" w:color="auto" w:fill="FFFFFF"/>
        </w:rPr>
        <w:t>Sys03_Groundwater_StepA01_RasterFocalMean_9x9_5Pass</w:t>
      </w:r>
    </w:p>
    <w:p w:rsidR="00C70917" w:rsidRDefault="00841F3E" w:rsidP="00C70917">
      <w:pPr>
        <w:pStyle w:val="ListParagraph"/>
        <w:numPr>
          <w:ilvl w:val="1"/>
          <w:numId w:val="13"/>
        </w:numPr>
        <w:rPr>
          <w:rFonts w:ascii="Palatino Linotype" w:hAnsi="Palatino Linotype" w:cs="Lucida Sans Unicode"/>
          <w:color w:val="000000"/>
          <w:shd w:val="clear" w:color="auto" w:fill="FFFFFF"/>
          <w:lang w:eastAsia="zh-CN"/>
        </w:rPr>
      </w:pPr>
      <w:r>
        <w:rPr>
          <w:rFonts w:ascii="Palatino Linotype" w:hAnsi="Palatino Linotype" w:cs="Lucida Sans Unicode"/>
          <w:color w:val="000000"/>
          <w:u w:val="single"/>
          <w:shd w:val="clear" w:color="auto" w:fill="FFFFFF"/>
          <w:lang w:eastAsia="zh-CN"/>
        </w:rPr>
        <w:t>Output Simplified Evaluation Feature Class</w:t>
      </w:r>
      <w:r>
        <w:rPr>
          <w:rFonts w:ascii="Palatino Linotype" w:hAnsi="Palatino Linotype" w:cs="Lucida Sans Unicode"/>
          <w:color w:val="000000"/>
          <w:shd w:val="clear" w:color="auto" w:fill="FFFFFF"/>
          <w:lang w:eastAsia="zh-CN"/>
        </w:rPr>
        <w:t>:</w:t>
      </w:r>
    </w:p>
    <w:p w:rsidR="00C70917" w:rsidRPr="00173889" w:rsidRDefault="00A667DA" w:rsidP="00A667DA">
      <w:pPr>
        <w:pStyle w:val="ListParagraph"/>
        <w:ind w:left="2160"/>
        <w:rPr>
          <w:rFonts w:ascii="Palatino Linotype" w:hAnsi="Palatino Linotype" w:cs="Lucida Sans Unicode"/>
          <w:color w:val="000000"/>
          <w:shd w:val="clear" w:color="auto" w:fill="FFFFFF"/>
          <w:lang w:eastAsia="zh-CN"/>
        </w:rPr>
      </w:pPr>
      <w:r>
        <w:rPr>
          <w:rFonts w:ascii="Palatino Linotype" w:hAnsi="Palatino Linotype"/>
          <w:b/>
          <w:i/>
          <w:color w:val="000000"/>
          <w:shd w:val="clear" w:color="auto" w:fill="FFFFFF"/>
        </w:rPr>
        <w:t>…Tutorial.gdb\</w:t>
      </w:r>
      <w:r w:rsidRPr="00C406B8">
        <w:rPr>
          <w:rFonts w:ascii="Palatino Linotype" w:hAnsi="Palatino Linotype"/>
          <w:b/>
          <w:i/>
          <w:color w:val="000000"/>
          <w:shd w:val="clear" w:color="auto" w:fill="FFFFFF"/>
        </w:rPr>
        <w:t>Phase3_Eval_Sys03_Groundwater</w:t>
      </w:r>
      <w:r>
        <w:rPr>
          <w:rFonts w:ascii="Palatino Linotype" w:hAnsi="Palatino Linotype"/>
          <w:b/>
          <w:i/>
          <w:color w:val="000000"/>
          <w:shd w:val="clear" w:color="auto" w:fill="FFFFFF"/>
        </w:rPr>
        <w:t>\</w:t>
      </w:r>
      <w:r w:rsidRPr="00EF7506">
        <w:rPr>
          <w:rFonts w:ascii="Palatino Linotype" w:hAnsi="Palatino Linotype"/>
          <w:b/>
          <w:i/>
          <w:color w:val="000000"/>
          <w:shd w:val="clear" w:color="auto" w:fill="FFFFFF"/>
        </w:rPr>
        <w:t>Sys03_Groundwater_StepA0</w:t>
      </w:r>
      <w:r w:rsidR="007B3E1E">
        <w:rPr>
          <w:rFonts w:ascii="Palatino Linotype" w:hAnsi="Palatino Linotype"/>
          <w:b/>
          <w:i/>
          <w:color w:val="000000"/>
          <w:shd w:val="clear" w:color="auto" w:fill="FFFFFF"/>
        </w:rPr>
        <w:t>2</w:t>
      </w:r>
      <w:r w:rsidRPr="00EF7506">
        <w:rPr>
          <w:rFonts w:ascii="Palatino Linotype" w:hAnsi="Palatino Linotype"/>
          <w:b/>
          <w:i/>
          <w:color w:val="000000"/>
          <w:shd w:val="clear" w:color="auto" w:fill="FFFFFF"/>
        </w:rPr>
        <w:t>_</w:t>
      </w:r>
      <w:r w:rsidR="007B3E1E">
        <w:rPr>
          <w:rFonts w:ascii="Palatino Linotype" w:hAnsi="Palatino Linotype"/>
          <w:b/>
          <w:i/>
          <w:color w:val="000000"/>
          <w:shd w:val="clear" w:color="auto" w:fill="FFFFFF"/>
        </w:rPr>
        <w:t>Eliminate2500000</w:t>
      </w:r>
    </w:p>
    <w:p w:rsidR="00173889" w:rsidRDefault="004B5677" w:rsidP="006B7878">
      <w:pPr>
        <w:pStyle w:val="ListParagraph"/>
        <w:numPr>
          <w:ilvl w:val="0"/>
          <w:numId w:val="13"/>
        </w:numPr>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t>Click OK.</w:t>
      </w:r>
    </w:p>
    <w:p w:rsidR="004B5677" w:rsidRDefault="004B5677" w:rsidP="004B5677">
      <w:pPr>
        <w:jc w:val="center"/>
        <w:rPr>
          <w:rFonts w:ascii="Palatino Linotype" w:hAnsi="Palatino Linotype" w:cs="Lucida Sans Unicode"/>
          <w:color w:val="000000"/>
          <w:shd w:val="clear" w:color="auto" w:fill="FFFFFF"/>
          <w:lang w:eastAsia="zh-CN"/>
        </w:rPr>
      </w:pPr>
      <w:r>
        <w:rPr>
          <w:rFonts w:ascii="Palatino Linotype" w:hAnsi="Palatino Linotype" w:cs="Lucida Sans Unicode"/>
          <w:noProof/>
          <w:color w:val="000000"/>
          <w:shd w:val="clear" w:color="auto" w:fill="FFFFFF"/>
        </w:rPr>
        <w:drawing>
          <wp:inline distT="0" distB="0" distL="0" distR="0" wp14:anchorId="4F0D2BDF" wp14:editId="4758FC5A">
            <wp:extent cx="5943600" cy="36309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_EliminateAssis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630930"/>
                    </a:xfrm>
                    <a:prstGeom prst="rect">
                      <a:avLst/>
                    </a:prstGeom>
                  </pic:spPr>
                </pic:pic>
              </a:graphicData>
            </a:graphic>
          </wp:inline>
        </w:drawing>
      </w:r>
    </w:p>
    <w:p w:rsidR="004B5677" w:rsidRDefault="004B5677" w:rsidP="004B5677">
      <w:pPr>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t>The output should be added to your map. Clear you selection from the previous layer to make it easier to see this new layer.</w:t>
      </w:r>
    </w:p>
    <w:p w:rsidR="004B5677" w:rsidRDefault="00673405" w:rsidP="004B5677">
      <w:pPr>
        <w:jc w:val="center"/>
        <w:rPr>
          <w:rFonts w:ascii="Palatino Linotype" w:hAnsi="Palatino Linotype" w:cs="Lucida Sans Unicode"/>
          <w:color w:val="000000"/>
          <w:shd w:val="clear" w:color="auto" w:fill="FFFFFF"/>
          <w:lang w:eastAsia="zh-CN"/>
        </w:rPr>
      </w:pPr>
      <w:r w:rsidRPr="00673405">
        <w:rPr>
          <w:rFonts w:ascii="Palatino Linotype" w:hAnsi="Palatino Linotype"/>
          <w:noProof/>
          <w:color w:val="000000"/>
          <w:shd w:val="clear" w:color="auto" w:fill="FFFFFF"/>
        </w:rPr>
        <w:lastRenderedPageBreak/>
        <mc:AlternateContent>
          <mc:Choice Requires="wps">
            <w:drawing>
              <wp:anchor distT="45720" distB="45720" distL="114300" distR="114300" simplePos="0" relativeHeight="251665408" behindDoc="0" locked="0" layoutInCell="1" allowOverlap="1" wp14:anchorId="64CDB664" wp14:editId="42DB0E18">
                <wp:simplePos x="0" y="0"/>
                <wp:positionH relativeFrom="margin">
                  <wp:align>left</wp:align>
                </wp:positionH>
                <wp:positionV relativeFrom="paragraph">
                  <wp:posOffset>2532822</wp:posOffset>
                </wp:positionV>
                <wp:extent cx="2360930" cy="1404620"/>
                <wp:effectExtent l="0" t="0" r="3810" b="571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a:ln w="9525">
                          <a:noFill/>
                          <a:miter lim="800000"/>
                          <a:headEnd/>
                          <a:tailEnd/>
                        </a:ln>
                      </wps:spPr>
                      <wps:txbx>
                        <w:txbxContent>
                          <w:p w:rsidR="00673405" w:rsidRPr="00673405" w:rsidRDefault="00673405" w:rsidP="00673405">
                            <w:pPr>
                              <w:rPr>
                                <w:b/>
                                <w:i/>
                              </w:rPr>
                            </w:pPr>
                            <w:r w:rsidRPr="00673405">
                              <w:rPr>
                                <w:b/>
                                <w:i/>
                              </w:rPr>
                              <w:t>Data provided by permission of King County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CDB664" id="_x0000_s1029" type="#_x0000_t202" style="position:absolute;left:0;text-align:left;margin-left:0;margin-top:199.45pt;width:185.9pt;height:110.6pt;z-index:25166540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" fillcolor="#f7fafd [180]" stroked="f">
                <v:fill color2="#cde0f2 [980]" colors="0 #f7fafd;48497f #b5d2ec;54395f #b5d2ec;1 #cee1f2" focus="100%" type="gradient">
                  <o:fill v:ext="view" type="gradientUnscaled"/>
                </v:fill>
                <v:textbox style="mso-fit-shape-to-text:t">
                  <w:txbxContent>
                    <w:p w:rsidR="00673405" w:rsidRPr="00673405" w:rsidRDefault="00673405" w:rsidP="00673405">
                      <w:pPr>
                        <w:rPr>
                          <w:b/>
                          <w:i/>
                        </w:rPr>
                      </w:pPr>
                      <w:r w:rsidRPr="00673405">
                        <w:rPr>
                          <w:b/>
                          <w:i/>
                        </w:rPr>
                        <w:t>Data provided by permission of King County</w:t>
                      </w:r>
                    </w:p>
                  </w:txbxContent>
                </v:textbox>
                <w10:wrap anchorx="margin"/>
              </v:shape>
            </w:pict>
          </mc:Fallback>
        </mc:AlternateContent>
      </w:r>
      <w:r w:rsidR="004B5677">
        <w:rPr>
          <w:rFonts w:ascii="Palatino Linotype" w:hAnsi="Palatino Linotype" w:cs="Lucida Sans Unicode"/>
          <w:noProof/>
          <w:color w:val="000000"/>
          <w:shd w:val="clear" w:color="auto" w:fill="FFFFFF"/>
        </w:rPr>
        <w:drawing>
          <wp:inline distT="0" distB="0" distL="0" distR="0" wp14:anchorId="5DDF4C9E" wp14:editId="5A8B43D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_EliminateAssist_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B5677" w:rsidRPr="004B5677" w:rsidRDefault="004B5677" w:rsidP="004B5677">
      <w:pPr>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t xml:space="preserve">The tool often needs to be run twice in order to remove any selected features that had been “shielded” </w:t>
      </w:r>
      <w:r w:rsidR="00165E7A">
        <w:rPr>
          <w:rFonts w:ascii="Palatino Linotype" w:hAnsi="Palatino Linotype" w:cs="Lucida Sans Unicode"/>
          <w:color w:val="000000"/>
          <w:shd w:val="clear" w:color="auto" w:fill="FFFFFF"/>
          <w:lang w:eastAsia="zh-CN"/>
        </w:rPr>
        <w:t xml:space="preserve">from being merged by being completely surrounded by other selected features. To check if this needs to be done, try to run the same selection method that you did on the first layer on this new layer and see if any features are selected. This is much easier to do if you did a Select </w:t>
      </w:r>
      <w:proofErr w:type="gramStart"/>
      <w:r w:rsidR="00165E7A">
        <w:rPr>
          <w:rFonts w:ascii="Palatino Linotype" w:hAnsi="Palatino Linotype" w:cs="Lucida Sans Unicode"/>
          <w:color w:val="000000"/>
          <w:shd w:val="clear" w:color="auto" w:fill="FFFFFF"/>
          <w:lang w:eastAsia="zh-CN"/>
        </w:rPr>
        <w:t>By</w:t>
      </w:r>
      <w:proofErr w:type="gramEnd"/>
      <w:r w:rsidR="00165E7A">
        <w:rPr>
          <w:rFonts w:ascii="Palatino Linotype" w:hAnsi="Palatino Linotype" w:cs="Lucida Sans Unicode"/>
          <w:color w:val="000000"/>
          <w:shd w:val="clear" w:color="auto" w:fill="FFFFFF"/>
          <w:lang w:eastAsia="zh-CN"/>
        </w:rPr>
        <w:t xml:space="preserve"> </w:t>
      </w:r>
      <w:r w:rsidR="00A2247E">
        <w:rPr>
          <w:rFonts w:ascii="Palatino Linotype" w:hAnsi="Palatino Linotype" w:cs="Lucida Sans Unicode"/>
          <w:color w:val="000000"/>
          <w:shd w:val="clear" w:color="auto" w:fill="FFFFFF"/>
          <w:lang w:eastAsia="zh-CN"/>
        </w:rPr>
        <w:t>Attributes rather than a manual selection.</w:t>
      </w:r>
      <w:r w:rsidR="002968A3">
        <w:rPr>
          <w:rFonts w:ascii="Palatino Linotype" w:hAnsi="Palatino Linotype" w:cs="Lucida Sans Unicode"/>
          <w:color w:val="000000"/>
          <w:shd w:val="clear" w:color="auto" w:fill="FFFFFF"/>
          <w:lang w:eastAsia="zh-CN"/>
        </w:rPr>
        <w:t xml:space="preserve"> You may go through this section for the tutorial</w:t>
      </w:r>
      <w:r w:rsidR="00A152EA">
        <w:rPr>
          <w:rFonts w:ascii="Palatino Linotype" w:hAnsi="Palatino Linotype" w:cs="Lucida Sans Unicode"/>
          <w:color w:val="000000"/>
          <w:shd w:val="clear" w:color="auto" w:fill="FFFFFF"/>
          <w:lang w:eastAsia="zh-CN"/>
        </w:rPr>
        <w:t xml:space="preserve"> for practice</w:t>
      </w:r>
      <w:r w:rsidR="002968A3">
        <w:rPr>
          <w:rFonts w:ascii="Palatino Linotype" w:hAnsi="Palatino Linotype" w:cs="Lucida Sans Unicode"/>
          <w:color w:val="000000"/>
          <w:shd w:val="clear" w:color="auto" w:fill="FFFFFF"/>
          <w:lang w:eastAsia="zh-CN"/>
        </w:rPr>
        <w:t>, but no features will be selected, so you may also skip if you wish.</w:t>
      </w:r>
    </w:p>
    <w:p w:rsidR="00841F3E" w:rsidRDefault="00A2247E" w:rsidP="006B7878">
      <w:pPr>
        <w:pStyle w:val="ListParagraph"/>
        <w:numPr>
          <w:ilvl w:val="0"/>
          <w:numId w:val="13"/>
        </w:numPr>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t>Clear the selection from your previous layer.</w:t>
      </w:r>
    </w:p>
    <w:p w:rsidR="00A2247E" w:rsidRDefault="00A2247E" w:rsidP="006B7878">
      <w:pPr>
        <w:pStyle w:val="ListParagraph"/>
        <w:numPr>
          <w:ilvl w:val="0"/>
          <w:numId w:val="13"/>
        </w:numPr>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t xml:space="preserve">Open Select </w:t>
      </w:r>
      <w:proofErr w:type="gramStart"/>
      <w:r>
        <w:rPr>
          <w:rFonts w:ascii="Palatino Linotype" w:hAnsi="Palatino Linotype" w:cs="Lucida Sans Unicode"/>
          <w:color w:val="000000"/>
          <w:shd w:val="clear" w:color="auto" w:fill="FFFFFF"/>
          <w:lang w:eastAsia="zh-CN"/>
        </w:rPr>
        <w:t>By</w:t>
      </w:r>
      <w:proofErr w:type="gramEnd"/>
      <w:r>
        <w:rPr>
          <w:rFonts w:ascii="Palatino Linotype" w:hAnsi="Palatino Linotype" w:cs="Lucida Sans Unicode"/>
          <w:color w:val="000000"/>
          <w:shd w:val="clear" w:color="auto" w:fill="FFFFFF"/>
          <w:lang w:eastAsia="zh-CN"/>
        </w:rPr>
        <w:t xml:space="preserve"> Attributes again (if that is what you did before)</w:t>
      </w:r>
      <w:r w:rsidR="004754F6">
        <w:rPr>
          <w:rFonts w:ascii="Palatino Linotype" w:hAnsi="Palatino Linotype" w:cs="Lucida Sans Unicode"/>
          <w:color w:val="000000"/>
          <w:shd w:val="clear" w:color="auto" w:fill="FFFFFF"/>
          <w:lang w:eastAsia="zh-CN"/>
        </w:rPr>
        <w:t>.</w:t>
      </w:r>
    </w:p>
    <w:p w:rsidR="00FD37F5" w:rsidRDefault="00FD37F5" w:rsidP="006B7878">
      <w:pPr>
        <w:pStyle w:val="ListParagraph"/>
        <w:numPr>
          <w:ilvl w:val="0"/>
          <w:numId w:val="13"/>
        </w:numPr>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t>Copy or remember your selection query.</w:t>
      </w:r>
    </w:p>
    <w:p w:rsidR="004754F6" w:rsidRPr="00FD37F5" w:rsidRDefault="00FD37F5" w:rsidP="006B7878">
      <w:pPr>
        <w:pStyle w:val="ListParagraph"/>
        <w:numPr>
          <w:ilvl w:val="0"/>
          <w:numId w:val="13"/>
        </w:numPr>
        <w:rPr>
          <w:rFonts w:ascii="Palatino Linotype" w:hAnsi="Palatino Linotype" w:cs="Lucida Sans Unicode"/>
          <w:b/>
          <w:i/>
          <w:color w:val="000000"/>
          <w:shd w:val="clear" w:color="auto" w:fill="FFFFFF"/>
          <w:lang w:eastAsia="zh-CN"/>
        </w:rPr>
      </w:pPr>
      <w:r w:rsidRPr="00FD37F5">
        <w:rPr>
          <w:rFonts w:ascii="Palatino Linotype" w:hAnsi="Palatino Linotype" w:cs="Lucida Sans Unicode"/>
          <w:b/>
          <w:i/>
          <w:color w:val="000000"/>
          <w:shd w:val="clear" w:color="auto" w:fill="FFFFFF"/>
          <w:lang w:eastAsia="zh-CN"/>
        </w:rPr>
        <w:t xml:space="preserve">Change the target </w:t>
      </w:r>
      <w:r w:rsidRPr="00FD37F5">
        <w:rPr>
          <w:rFonts w:ascii="Palatino Linotype" w:hAnsi="Palatino Linotype" w:cs="Lucida Sans Unicode"/>
          <w:b/>
          <w:i/>
          <w:color w:val="000000"/>
          <w:u w:val="single"/>
          <w:shd w:val="clear" w:color="auto" w:fill="FFFFFF"/>
          <w:lang w:eastAsia="zh-CN"/>
        </w:rPr>
        <w:t>Layer</w:t>
      </w:r>
      <w:r w:rsidRPr="00FD37F5">
        <w:rPr>
          <w:rFonts w:ascii="Palatino Linotype" w:hAnsi="Palatino Linotype" w:cs="Lucida Sans Unicode"/>
          <w:b/>
          <w:i/>
          <w:color w:val="000000"/>
          <w:shd w:val="clear" w:color="auto" w:fill="FFFFFF"/>
          <w:lang w:eastAsia="zh-CN"/>
        </w:rPr>
        <w:t xml:space="preserve"> to the newly created layer.</w:t>
      </w:r>
      <w:r>
        <w:rPr>
          <w:rFonts w:ascii="Palatino Linotype" w:hAnsi="Palatino Linotype" w:cs="Lucida Sans Unicode"/>
          <w:b/>
          <w:i/>
          <w:color w:val="000000"/>
          <w:shd w:val="clear" w:color="auto" w:fill="FFFFFF"/>
          <w:lang w:eastAsia="zh-CN"/>
        </w:rPr>
        <w:t xml:space="preserve"> </w:t>
      </w:r>
      <w:r w:rsidRPr="00FD37F5">
        <w:rPr>
          <w:rFonts w:ascii="Palatino Linotype" w:hAnsi="Palatino Linotype" w:cs="Lucida Sans Unicode"/>
          <w:color w:val="000000"/>
          <w:shd w:val="clear" w:color="auto" w:fill="FFFFFF"/>
          <w:lang w:eastAsia="zh-CN"/>
        </w:rPr>
        <w:t xml:space="preserve">This is important because </w:t>
      </w:r>
      <w:r>
        <w:rPr>
          <w:rFonts w:ascii="Palatino Linotype" w:hAnsi="Palatino Linotype" w:cs="Lucida Sans Unicode"/>
          <w:color w:val="000000"/>
          <w:shd w:val="clear" w:color="auto" w:fill="FFFFFF"/>
          <w:lang w:eastAsia="zh-CN"/>
        </w:rPr>
        <w:t xml:space="preserve">Select </w:t>
      </w:r>
      <w:proofErr w:type="gramStart"/>
      <w:r>
        <w:rPr>
          <w:rFonts w:ascii="Palatino Linotype" w:hAnsi="Palatino Linotype" w:cs="Lucida Sans Unicode"/>
          <w:color w:val="000000"/>
          <w:shd w:val="clear" w:color="auto" w:fill="FFFFFF"/>
          <w:lang w:eastAsia="zh-CN"/>
        </w:rPr>
        <w:t>By</w:t>
      </w:r>
      <w:proofErr w:type="gramEnd"/>
      <w:r>
        <w:rPr>
          <w:rFonts w:ascii="Palatino Linotype" w:hAnsi="Palatino Linotype" w:cs="Lucida Sans Unicode"/>
          <w:color w:val="000000"/>
          <w:shd w:val="clear" w:color="auto" w:fill="FFFFFF"/>
          <w:lang w:eastAsia="zh-CN"/>
        </w:rPr>
        <w:t xml:space="preserve"> Attributes</w:t>
      </w:r>
      <w:r w:rsidRPr="00FD37F5">
        <w:rPr>
          <w:rFonts w:ascii="Palatino Linotype" w:hAnsi="Palatino Linotype" w:cs="Lucida Sans Unicode"/>
          <w:color w:val="000000"/>
          <w:shd w:val="clear" w:color="auto" w:fill="FFFFFF"/>
          <w:lang w:eastAsia="zh-CN"/>
        </w:rPr>
        <w:t xml:space="preserve"> will default to the last layer you selected from (</w:t>
      </w:r>
      <w:r>
        <w:rPr>
          <w:rFonts w:ascii="Palatino Linotype" w:hAnsi="Palatino Linotype" w:cs="Lucida Sans Unicode"/>
          <w:color w:val="000000"/>
          <w:shd w:val="clear" w:color="auto" w:fill="FFFFFF"/>
          <w:lang w:eastAsia="zh-CN"/>
        </w:rPr>
        <w:t xml:space="preserve">i.e. </w:t>
      </w:r>
      <w:r w:rsidRPr="00FD37F5">
        <w:rPr>
          <w:rFonts w:ascii="Palatino Linotype" w:hAnsi="Palatino Linotype" w:cs="Lucida Sans Unicode"/>
          <w:color w:val="000000"/>
          <w:shd w:val="clear" w:color="auto" w:fill="FFFFFF"/>
          <w:lang w:eastAsia="zh-CN"/>
        </w:rPr>
        <w:t>the previous dataset)</w:t>
      </w:r>
      <w:r>
        <w:rPr>
          <w:rFonts w:ascii="Palatino Linotype" w:hAnsi="Palatino Linotype" w:cs="Lucida Sans Unicode"/>
          <w:color w:val="000000"/>
          <w:shd w:val="clear" w:color="auto" w:fill="FFFFFF"/>
          <w:lang w:eastAsia="zh-CN"/>
        </w:rPr>
        <w:t>.</w:t>
      </w:r>
      <w:r w:rsidR="00FC4B05">
        <w:rPr>
          <w:rFonts w:ascii="Palatino Linotype" w:hAnsi="Palatino Linotype" w:cs="Lucida Sans Unicode"/>
          <w:color w:val="000000"/>
          <w:shd w:val="clear" w:color="auto" w:fill="FFFFFF"/>
          <w:lang w:eastAsia="zh-CN"/>
        </w:rPr>
        <w:t xml:space="preserve"> (see next page)</w:t>
      </w:r>
    </w:p>
    <w:p w:rsidR="00FD37F5" w:rsidRPr="00B22A29" w:rsidRDefault="00B22A29" w:rsidP="006B7878">
      <w:pPr>
        <w:pStyle w:val="ListParagraph"/>
        <w:numPr>
          <w:ilvl w:val="0"/>
          <w:numId w:val="13"/>
        </w:numPr>
        <w:rPr>
          <w:rFonts w:ascii="Palatino Linotype" w:hAnsi="Palatino Linotype" w:cs="Lucida Sans Unicode"/>
          <w:b/>
          <w:i/>
          <w:color w:val="000000"/>
          <w:shd w:val="clear" w:color="auto" w:fill="FFFFFF"/>
          <w:lang w:eastAsia="zh-CN"/>
        </w:rPr>
      </w:pPr>
      <w:r>
        <w:rPr>
          <w:rFonts w:ascii="Palatino Linotype" w:hAnsi="Palatino Linotype" w:cs="Lucida Sans Unicode"/>
          <w:color w:val="000000"/>
          <w:shd w:val="clear" w:color="auto" w:fill="FFFFFF"/>
          <w:lang w:eastAsia="zh-CN"/>
        </w:rPr>
        <w:t>Paste or retype the selection query and click OK.</w:t>
      </w:r>
    </w:p>
    <w:p w:rsidR="00B22A29" w:rsidRPr="002859F6" w:rsidRDefault="00B22A29" w:rsidP="006B7878">
      <w:pPr>
        <w:pStyle w:val="ListParagraph"/>
        <w:numPr>
          <w:ilvl w:val="0"/>
          <w:numId w:val="13"/>
        </w:numPr>
        <w:rPr>
          <w:rFonts w:ascii="Palatino Linotype" w:hAnsi="Palatino Linotype" w:cs="Lucida Sans Unicode"/>
          <w:b/>
          <w:i/>
          <w:color w:val="000000"/>
          <w:shd w:val="clear" w:color="auto" w:fill="FFFFFF"/>
          <w:lang w:eastAsia="zh-CN"/>
        </w:rPr>
      </w:pPr>
      <w:r>
        <w:rPr>
          <w:rFonts w:ascii="Palatino Linotype" w:hAnsi="Palatino Linotype" w:cs="Lucida Sans Unicode"/>
          <w:color w:val="000000"/>
          <w:shd w:val="clear" w:color="auto" w:fill="FFFFFF"/>
          <w:lang w:eastAsia="zh-CN"/>
        </w:rPr>
        <w:t xml:space="preserve">If any features that you intended to remove remain in the new layer, they should be selected and you can run the tool again with the new layer as the </w:t>
      </w:r>
      <w:r w:rsidR="007009F6" w:rsidRPr="008E01A9">
        <w:rPr>
          <w:rFonts w:ascii="Palatino Linotype" w:hAnsi="Palatino Linotype" w:cs="Lucida Sans Unicode"/>
          <w:color w:val="000000"/>
          <w:u w:val="single"/>
          <w:shd w:val="clear" w:color="auto" w:fill="FFFFFF"/>
          <w:lang w:eastAsia="zh-CN"/>
        </w:rPr>
        <w:t xml:space="preserve">Input </w:t>
      </w:r>
      <w:r w:rsidR="007009F6">
        <w:rPr>
          <w:rFonts w:ascii="Palatino Linotype" w:hAnsi="Palatino Linotype" w:cs="Lucida Sans Unicode"/>
          <w:color w:val="000000"/>
          <w:u w:val="single"/>
          <w:shd w:val="clear" w:color="auto" w:fill="FFFFFF"/>
          <w:lang w:eastAsia="zh-CN"/>
        </w:rPr>
        <w:t>Evaluation Layer</w:t>
      </w:r>
      <w:r w:rsidR="007009F6">
        <w:rPr>
          <w:rFonts w:ascii="Palatino Linotype" w:hAnsi="Palatino Linotype" w:cs="Lucida Sans Unicode"/>
          <w:color w:val="000000"/>
          <w:shd w:val="clear" w:color="auto" w:fill="FFFFFF"/>
          <w:lang w:eastAsia="zh-CN"/>
        </w:rPr>
        <w:t xml:space="preserve"> </w:t>
      </w:r>
      <w:r w:rsidR="002859F6">
        <w:rPr>
          <w:rFonts w:ascii="Palatino Linotype" w:hAnsi="Palatino Linotype" w:cs="Lucida Sans Unicode"/>
          <w:color w:val="000000"/>
          <w:shd w:val="clear" w:color="auto" w:fill="FFFFFF"/>
          <w:lang w:eastAsia="zh-CN"/>
        </w:rPr>
        <w:t xml:space="preserve">and a different name for the </w:t>
      </w:r>
      <w:r w:rsidR="002859F6">
        <w:rPr>
          <w:rFonts w:ascii="Palatino Linotype" w:hAnsi="Palatino Linotype" w:cs="Lucida Sans Unicode"/>
          <w:color w:val="000000"/>
          <w:u w:val="single"/>
          <w:shd w:val="clear" w:color="auto" w:fill="FFFFFF"/>
          <w:lang w:eastAsia="zh-CN"/>
        </w:rPr>
        <w:t>Output Simplified Evaluation Feature Class</w:t>
      </w:r>
      <w:r w:rsidR="002859F6">
        <w:rPr>
          <w:rFonts w:ascii="Palatino Linotype" w:hAnsi="Palatino Linotype" w:cs="Lucida Sans Unicode"/>
          <w:color w:val="000000"/>
          <w:shd w:val="clear" w:color="auto" w:fill="FFFFFF"/>
          <w:lang w:eastAsia="zh-CN"/>
        </w:rPr>
        <w:t>. Otherwise, if no features are selected, you can continue to the next step of the workflow.</w:t>
      </w:r>
    </w:p>
    <w:p w:rsidR="002859F6" w:rsidRPr="00FD37F5" w:rsidRDefault="002859F6" w:rsidP="006B7878">
      <w:pPr>
        <w:pStyle w:val="ListParagraph"/>
        <w:numPr>
          <w:ilvl w:val="0"/>
          <w:numId w:val="13"/>
        </w:numPr>
        <w:rPr>
          <w:rFonts w:ascii="Palatino Linotype" w:hAnsi="Palatino Linotype" w:cs="Lucida Sans Unicode"/>
          <w:b/>
          <w:i/>
          <w:color w:val="000000"/>
          <w:shd w:val="clear" w:color="auto" w:fill="FFFFFF"/>
          <w:lang w:eastAsia="zh-CN"/>
        </w:rPr>
      </w:pPr>
      <w:r>
        <w:rPr>
          <w:rFonts w:ascii="Palatino Linotype" w:hAnsi="Palatino Linotype" w:cs="Lucida Sans Unicode"/>
          <w:color w:val="000000"/>
          <w:shd w:val="clear" w:color="auto" w:fill="FFFFFF"/>
          <w:lang w:eastAsia="zh-CN"/>
        </w:rPr>
        <w:t xml:space="preserve">If you had to run the tool a second time, it may also be possible that you need to run it a third time, so check it the same way you did </w:t>
      </w:r>
      <w:r w:rsidR="00400F9D">
        <w:rPr>
          <w:rFonts w:ascii="Palatino Linotype" w:hAnsi="Palatino Linotype" w:cs="Lucida Sans Unicode"/>
          <w:color w:val="000000"/>
          <w:shd w:val="clear" w:color="auto" w:fill="FFFFFF"/>
          <w:lang w:eastAsia="zh-CN"/>
        </w:rPr>
        <w:t>just before this</w:t>
      </w:r>
      <w:r>
        <w:rPr>
          <w:rFonts w:ascii="Palatino Linotype" w:hAnsi="Palatino Linotype" w:cs="Lucida Sans Unicode"/>
          <w:color w:val="000000"/>
          <w:shd w:val="clear" w:color="auto" w:fill="FFFFFF"/>
          <w:lang w:eastAsia="zh-CN"/>
        </w:rPr>
        <w:t>.</w:t>
      </w:r>
    </w:p>
    <w:p w:rsidR="00FD37F5" w:rsidRPr="00FD37F5" w:rsidRDefault="00FD37F5" w:rsidP="00FD37F5">
      <w:pPr>
        <w:jc w:val="center"/>
        <w:rPr>
          <w:rFonts w:ascii="Palatino Linotype" w:hAnsi="Palatino Linotype" w:cs="Lucida Sans Unicode"/>
          <w:color w:val="000000"/>
          <w:shd w:val="clear" w:color="auto" w:fill="FFFFFF"/>
          <w:lang w:eastAsia="zh-CN"/>
        </w:rPr>
      </w:pPr>
      <w:r>
        <w:rPr>
          <w:rFonts w:ascii="Palatino Linotype" w:hAnsi="Palatino Linotype" w:cs="Lucida Sans Unicode"/>
          <w:noProof/>
          <w:color w:val="000000"/>
          <w:shd w:val="clear" w:color="auto" w:fill="FFFFFF"/>
        </w:rPr>
        <w:lastRenderedPageBreak/>
        <w:drawing>
          <wp:inline distT="0" distB="0" distL="0" distR="0" wp14:anchorId="178D5E25" wp14:editId="256172B5">
            <wp:extent cx="2226154" cy="299498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_SelectByAttributes2.png"/>
                    <pic:cNvPicPr/>
                  </pic:nvPicPr>
                  <pic:blipFill>
                    <a:blip r:embed="rId35">
                      <a:extLst>
                        <a:ext uri="{28A0092B-C50C-407E-A947-70E740481C1C}">
                          <a14:useLocalDpi xmlns:a14="http://schemas.microsoft.com/office/drawing/2010/main" val="0"/>
                        </a:ext>
                      </a:extLst>
                    </a:blip>
                    <a:stretch>
                      <a:fillRect/>
                    </a:stretch>
                  </pic:blipFill>
                  <pic:spPr>
                    <a:xfrm>
                      <a:off x="0" y="0"/>
                      <a:ext cx="2244641" cy="3019857"/>
                    </a:xfrm>
                    <a:prstGeom prst="rect">
                      <a:avLst/>
                    </a:prstGeom>
                  </pic:spPr>
                </pic:pic>
              </a:graphicData>
            </a:graphic>
          </wp:inline>
        </w:drawing>
      </w:r>
    </w:p>
    <w:p w:rsidR="004D2A36" w:rsidRPr="00981A42" w:rsidRDefault="004D2A36" w:rsidP="004D2A36">
      <w:pPr>
        <w:rPr>
          <w:rFonts w:ascii="Palatino Linotype" w:hAnsi="Palatino Linotype" w:cs="Lucida Sans Unicode"/>
          <w:color w:val="000000"/>
          <w:shd w:val="clear" w:color="auto" w:fill="FFFFFF"/>
          <w:lang w:eastAsia="zh-CN"/>
        </w:rPr>
      </w:pPr>
      <w:r>
        <w:rPr>
          <w:rFonts w:ascii="Palatino Linotype" w:hAnsi="Palatino Linotype" w:cs="Lucida Sans Unicode"/>
          <w:b/>
          <w:color w:val="000000"/>
          <w:shd w:val="clear" w:color="auto" w:fill="FFFFFF"/>
          <w:lang w:eastAsia="zh-CN"/>
        </w:rPr>
        <w:t xml:space="preserve">Advantages: </w:t>
      </w:r>
      <w:r w:rsidR="007212FB">
        <w:rPr>
          <w:rFonts w:ascii="Palatino Linotype" w:hAnsi="Palatino Linotype" w:cs="Lucida Sans Unicode"/>
          <w:color w:val="000000"/>
          <w:shd w:val="clear" w:color="auto" w:fill="FFFFFF"/>
          <w:lang w:eastAsia="zh-CN"/>
        </w:rPr>
        <w:t>Speed, clarity, and flexibility. The Eliminate tool allows you to imme</w:t>
      </w:r>
      <w:r w:rsidR="00C6035B">
        <w:rPr>
          <w:rFonts w:ascii="Palatino Linotype" w:hAnsi="Palatino Linotype" w:cs="Lucida Sans Unicode"/>
          <w:color w:val="000000"/>
          <w:shd w:val="clear" w:color="auto" w:fill="FFFFFF"/>
          <w:lang w:eastAsia="zh-CN"/>
        </w:rPr>
        <w:t>diately see which features you will remove and</w:t>
      </w:r>
      <w:r w:rsidR="00981A42">
        <w:rPr>
          <w:rFonts w:ascii="Palatino Linotype" w:hAnsi="Palatino Linotype" w:cs="Lucida Sans Unicode"/>
          <w:color w:val="000000"/>
          <w:shd w:val="clear" w:color="auto" w:fill="FFFFFF"/>
          <w:lang w:eastAsia="zh-CN"/>
        </w:rPr>
        <w:t xml:space="preserve"> it removes them in the most straightforward way possible. It also</w:t>
      </w:r>
      <w:r w:rsidR="00C6035B">
        <w:rPr>
          <w:rFonts w:ascii="Palatino Linotype" w:hAnsi="Palatino Linotype" w:cs="Lucida Sans Unicode"/>
          <w:color w:val="000000"/>
          <w:shd w:val="clear" w:color="auto" w:fill="FFFFFF"/>
          <w:lang w:eastAsia="zh-CN"/>
        </w:rPr>
        <w:t xml:space="preserve"> gives you the ability to select which features those are with a variety of methods (Select By Attributes, manual, etc.).</w:t>
      </w:r>
      <w:r w:rsidR="00981A42">
        <w:rPr>
          <w:rFonts w:ascii="Palatino Linotype" w:hAnsi="Palatino Linotype" w:cs="Lucida Sans Unicode"/>
          <w:color w:val="000000"/>
          <w:shd w:val="clear" w:color="auto" w:fill="FFFFFF"/>
          <w:lang w:eastAsia="zh-CN"/>
        </w:rPr>
        <w:t xml:space="preserve"> The tool is also very “safe” to use, meaning that it does not introduce oddities that need to be corrected by later tools like </w:t>
      </w:r>
      <w:r w:rsidR="00D66F3B">
        <w:rPr>
          <w:rFonts w:ascii="Palatino Linotype" w:hAnsi="Palatino Linotype" w:cs="Lucida Sans Unicode"/>
          <w:b/>
          <w:color w:val="000000"/>
          <w:shd w:val="clear" w:color="auto" w:fill="FFFFFF"/>
          <w:lang w:eastAsia="zh-CN"/>
        </w:rPr>
        <w:t>2</w:t>
      </w:r>
      <w:r w:rsidR="00981A42">
        <w:rPr>
          <w:rFonts w:ascii="Palatino Linotype" w:hAnsi="Palatino Linotype" w:cs="Lucida Sans Unicode"/>
          <w:b/>
          <w:color w:val="000000"/>
          <w:shd w:val="clear" w:color="auto" w:fill="FFFFFF"/>
          <w:lang w:eastAsia="zh-CN"/>
        </w:rPr>
        <w:t>. Raster Focal Mean</w:t>
      </w:r>
      <w:r w:rsidR="00981A42">
        <w:rPr>
          <w:rFonts w:ascii="Palatino Linotype" w:hAnsi="Palatino Linotype" w:cs="Lucida Sans Unicode"/>
          <w:color w:val="000000"/>
          <w:shd w:val="clear" w:color="auto" w:fill="FFFFFF"/>
          <w:lang w:eastAsia="zh-CN"/>
        </w:rPr>
        <w:t xml:space="preserve"> does with blocky polygon boundaries. As such, you can run the Eliminate tool at any point in your workflow, including at the end</w:t>
      </w:r>
      <w:r w:rsidR="000F2A73">
        <w:rPr>
          <w:rFonts w:ascii="Palatino Linotype" w:hAnsi="Palatino Linotype" w:cs="Lucida Sans Unicode"/>
          <w:color w:val="000000"/>
          <w:shd w:val="clear" w:color="auto" w:fill="FFFFFF"/>
          <w:lang w:eastAsia="zh-CN"/>
        </w:rPr>
        <w:t>. Finally, the tool serves as a nice “last resort” if you find that other tools you are using are not removing certain features you would like to see removed.</w:t>
      </w:r>
    </w:p>
    <w:p w:rsidR="004D2A36" w:rsidRDefault="004D2A36" w:rsidP="004D2A36">
      <w:pPr>
        <w:rPr>
          <w:rFonts w:ascii="Palatino Linotype" w:hAnsi="Palatino Linotype" w:cs="Lucida Sans Unicode"/>
          <w:color w:val="000000"/>
          <w:shd w:val="clear" w:color="auto" w:fill="FFFFFF"/>
          <w:lang w:eastAsia="zh-CN"/>
        </w:rPr>
      </w:pPr>
      <w:r>
        <w:rPr>
          <w:rFonts w:ascii="Palatino Linotype" w:hAnsi="Palatino Linotype" w:cs="Lucida Sans Unicode"/>
          <w:b/>
          <w:color w:val="000000"/>
          <w:shd w:val="clear" w:color="auto" w:fill="FFFFFF"/>
          <w:lang w:eastAsia="zh-CN"/>
        </w:rPr>
        <w:t>Disadvantages:</w:t>
      </w:r>
      <w:r>
        <w:rPr>
          <w:rFonts w:ascii="Palatino Linotype" w:hAnsi="Palatino Linotype" w:cs="Lucida Sans Unicode"/>
          <w:color w:val="000000"/>
          <w:shd w:val="clear" w:color="auto" w:fill="FFFFFF"/>
          <w:lang w:eastAsia="zh-CN"/>
        </w:rPr>
        <w:t xml:space="preserve"> </w:t>
      </w:r>
      <w:r w:rsidR="00D16D21">
        <w:rPr>
          <w:rFonts w:ascii="Palatino Linotype" w:hAnsi="Palatino Linotype" w:cs="Lucida Sans Unicode"/>
          <w:color w:val="000000"/>
          <w:shd w:val="clear" w:color="auto" w:fill="FFFFFF"/>
          <w:lang w:eastAsia="zh-CN"/>
        </w:rPr>
        <w:t xml:space="preserve">Repeatability, </w:t>
      </w:r>
      <w:proofErr w:type="spellStart"/>
      <w:r w:rsidR="00D16D21">
        <w:rPr>
          <w:rFonts w:ascii="Palatino Linotype" w:hAnsi="Palatino Linotype" w:cs="Lucida Sans Unicode"/>
          <w:color w:val="000000"/>
          <w:shd w:val="clear" w:color="auto" w:fill="FFFFFF"/>
          <w:lang w:eastAsia="zh-CN"/>
        </w:rPr>
        <w:t>clunkiness</w:t>
      </w:r>
      <w:proofErr w:type="spellEnd"/>
      <w:r w:rsidR="00D16D21">
        <w:rPr>
          <w:rFonts w:ascii="Palatino Linotype" w:hAnsi="Palatino Linotype" w:cs="Lucida Sans Unicode"/>
          <w:color w:val="000000"/>
          <w:shd w:val="clear" w:color="auto" w:fill="FFFFFF"/>
          <w:lang w:eastAsia="zh-CN"/>
        </w:rPr>
        <w:t>, and imbalance</w:t>
      </w:r>
      <w:r>
        <w:rPr>
          <w:rFonts w:ascii="Palatino Linotype" w:hAnsi="Palatino Linotype" w:cs="Lucida Sans Unicode"/>
          <w:color w:val="000000"/>
          <w:shd w:val="clear" w:color="auto" w:fill="FFFFFF"/>
          <w:lang w:eastAsia="zh-CN"/>
        </w:rPr>
        <w:t>.</w:t>
      </w:r>
      <w:r w:rsidR="00D16D21">
        <w:rPr>
          <w:rFonts w:ascii="Palatino Linotype" w:hAnsi="Palatino Linotype" w:cs="Lucida Sans Unicode"/>
          <w:color w:val="000000"/>
          <w:shd w:val="clear" w:color="auto" w:fill="FFFFFF"/>
          <w:lang w:eastAsia="zh-CN"/>
        </w:rPr>
        <w:t xml:space="preserve"> </w:t>
      </w:r>
      <w:r w:rsidR="005C0FCC">
        <w:rPr>
          <w:rFonts w:ascii="Palatino Linotype" w:hAnsi="Palatino Linotype" w:cs="Lucida Sans Unicode"/>
          <w:color w:val="000000"/>
          <w:shd w:val="clear" w:color="auto" w:fill="FFFFFF"/>
          <w:lang w:eastAsia="zh-CN"/>
        </w:rPr>
        <w:t xml:space="preserve">While some of the methods of selecting features for removal are repeatable, such as with Select By Attributes, this is not actually part of the tool itself, so it can be hard looking back to see exactly what you did with this tool. As such, it is important to document in the output file name or in another workflow document </w:t>
      </w:r>
      <w:r w:rsidR="006E1988">
        <w:rPr>
          <w:rFonts w:ascii="Palatino Linotype" w:hAnsi="Palatino Linotype" w:cs="Lucida Sans Unicode"/>
          <w:color w:val="000000"/>
          <w:shd w:val="clear" w:color="auto" w:fill="FFFFFF"/>
          <w:lang w:eastAsia="zh-CN"/>
        </w:rPr>
        <w:t>the</w:t>
      </w:r>
      <w:r w:rsidR="005C0FCC">
        <w:rPr>
          <w:rFonts w:ascii="Palatino Linotype" w:hAnsi="Palatino Linotype" w:cs="Lucida Sans Unicode"/>
          <w:color w:val="000000"/>
          <w:shd w:val="clear" w:color="auto" w:fill="FFFFFF"/>
          <w:lang w:eastAsia="zh-CN"/>
        </w:rPr>
        <w:t xml:space="preserve"> selections you used.</w:t>
      </w:r>
      <w:r w:rsidR="00974D38">
        <w:rPr>
          <w:rFonts w:ascii="Palatino Linotype" w:hAnsi="Palatino Linotype" w:cs="Lucida Sans Unicode"/>
          <w:color w:val="000000"/>
          <w:shd w:val="clear" w:color="auto" w:fill="FFFFFF"/>
          <w:lang w:eastAsia="zh-CN"/>
        </w:rPr>
        <w:t xml:space="preserve"> The tool can also be clunky for the same reason (running selections before the tool) and because it can sometimes need to be run twice or three times if any selected features “shield” each other. Finally, unlike the </w:t>
      </w:r>
      <w:r w:rsidR="00D66F3B">
        <w:rPr>
          <w:rFonts w:ascii="Palatino Linotype" w:hAnsi="Palatino Linotype" w:cs="Lucida Sans Unicode"/>
          <w:b/>
          <w:color w:val="000000"/>
          <w:shd w:val="clear" w:color="auto" w:fill="FFFFFF"/>
          <w:lang w:eastAsia="zh-CN"/>
        </w:rPr>
        <w:t>2</w:t>
      </w:r>
      <w:r w:rsidR="00974D38">
        <w:rPr>
          <w:rFonts w:ascii="Palatino Linotype" w:hAnsi="Palatino Linotype" w:cs="Lucida Sans Unicode"/>
          <w:b/>
          <w:color w:val="000000"/>
          <w:shd w:val="clear" w:color="auto" w:fill="FFFFFF"/>
          <w:lang w:eastAsia="zh-CN"/>
        </w:rPr>
        <w:t>. Raster Focal Mean</w:t>
      </w:r>
      <w:r w:rsidR="00974D38">
        <w:rPr>
          <w:rFonts w:ascii="Palatino Linotype" w:hAnsi="Palatino Linotype" w:cs="Lucida Sans Unicode"/>
          <w:color w:val="000000"/>
          <w:shd w:val="clear" w:color="auto" w:fill="FFFFFF"/>
          <w:lang w:eastAsia="zh-CN"/>
        </w:rPr>
        <w:t xml:space="preserve"> </w:t>
      </w:r>
      <w:r w:rsidR="00D76349">
        <w:rPr>
          <w:rFonts w:ascii="Palatino Linotype" w:hAnsi="Palatino Linotype" w:cs="Lucida Sans Unicode"/>
          <w:color w:val="000000"/>
          <w:shd w:val="clear" w:color="auto" w:fill="FFFFFF"/>
          <w:lang w:eastAsia="zh-CN"/>
        </w:rPr>
        <w:t xml:space="preserve">tool, this tool does not produce a “balanced” simplification across the study area. Instead, individual features are selected for removal, </w:t>
      </w:r>
      <w:r w:rsidR="00C65401">
        <w:rPr>
          <w:rFonts w:ascii="Palatino Linotype" w:hAnsi="Palatino Linotype" w:cs="Lucida Sans Unicode"/>
          <w:color w:val="000000"/>
          <w:shd w:val="clear" w:color="auto" w:fill="FFFFFF"/>
          <w:lang w:eastAsia="zh-CN"/>
        </w:rPr>
        <w:t>which can lead to certain colors’ being removed more than others</w:t>
      </w:r>
      <w:r w:rsidR="00D76349">
        <w:rPr>
          <w:rFonts w:ascii="Palatino Linotype" w:hAnsi="Palatino Linotype" w:cs="Lucida Sans Unicode"/>
          <w:color w:val="000000"/>
          <w:shd w:val="clear" w:color="auto" w:fill="FFFFFF"/>
          <w:lang w:eastAsia="zh-CN"/>
        </w:rPr>
        <w:t>.</w:t>
      </w:r>
      <w:r w:rsidR="00C65401">
        <w:rPr>
          <w:rFonts w:ascii="Palatino Linotype" w:hAnsi="Palatino Linotype" w:cs="Lucida Sans Unicode"/>
          <w:color w:val="000000"/>
          <w:shd w:val="clear" w:color="auto" w:fill="FFFFFF"/>
          <w:lang w:eastAsia="zh-CN"/>
        </w:rPr>
        <w:t xml:space="preserve"> For example, if all the G2 features are below the area threshold of your Select </w:t>
      </w:r>
      <w:proofErr w:type="gramStart"/>
      <w:r w:rsidR="00C65401">
        <w:rPr>
          <w:rFonts w:ascii="Palatino Linotype" w:hAnsi="Palatino Linotype" w:cs="Lucida Sans Unicode"/>
          <w:color w:val="000000"/>
          <w:shd w:val="clear" w:color="auto" w:fill="FFFFFF"/>
          <w:lang w:eastAsia="zh-CN"/>
        </w:rPr>
        <w:t>By</w:t>
      </w:r>
      <w:proofErr w:type="gramEnd"/>
      <w:r w:rsidR="00C65401">
        <w:rPr>
          <w:rFonts w:ascii="Palatino Linotype" w:hAnsi="Palatino Linotype" w:cs="Lucida Sans Unicode"/>
          <w:color w:val="000000"/>
          <w:shd w:val="clear" w:color="auto" w:fill="FFFFFF"/>
          <w:lang w:eastAsia="zh-CN"/>
        </w:rPr>
        <w:t xml:space="preserve"> Attributes, that color will simply be removed without a trace from your evaluation.</w:t>
      </w:r>
    </w:p>
    <w:p w:rsidR="00D66F3B" w:rsidRDefault="00D66F3B" w:rsidP="004D2A36">
      <w:pPr>
        <w:rPr>
          <w:rFonts w:ascii="Palatino Linotype" w:hAnsi="Palatino Linotype" w:cs="Lucida Sans Unicode"/>
          <w:color w:val="000000"/>
          <w:shd w:val="clear" w:color="auto" w:fill="FFFFFF"/>
          <w:lang w:eastAsia="zh-CN"/>
        </w:rPr>
      </w:pPr>
    </w:p>
    <w:p w:rsidR="00D66F3B" w:rsidRPr="007F4E11" w:rsidRDefault="00D66F3B" w:rsidP="00D66F3B">
      <w:pPr>
        <w:rPr>
          <w:rFonts w:ascii="Palatino Linotype" w:hAnsi="Palatino Linotype"/>
          <w:b/>
          <w:color w:val="000000"/>
          <w:u w:val="single"/>
        </w:rPr>
      </w:pPr>
      <w:r>
        <w:rPr>
          <w:rFonts w:ascii="Palatino Linotype" w:hAnsi="Palatino Linotype"/>
          <w:b/>
          <w:color w:val="000000"/>
          <w:u w:val="single"/>
        </w:rPr>
        <w:lastRenderedPageBreak/>
        <w:t>4. Simplify Polygon Tools</w:t>
      </w:r>
    </w:p>
    <w:p w:rsidR="00CB0CAB" w:rsidRPr="00526CCB" w:rsidRDefault="00D66F3B" w:rsidP="00D66F3B">
      <w:pPr>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t xml:space="preserve">Both the </w:t>
      </w:r>
      <w:r>
        <w:rPr>
          <w:rFonts w:ascii="Palatino Linotype" w:hAnsi="Palatino Linotype" w:cs="Lucida Sans Unicode"/>
          <w:b/>
          <w:color w:val="000000"/>
          <w:shd w:val="clear" w:color="auto" w:fill="FFFFFF"/>
          <w:lang w:eastAsia="zh-CN"/>
        </w:rPr>
        <w:t>2. Raster F</w:t>
      </w:r>
      <w:r w:rsidR="00E76C2E">
        <w:rPr>
          <w:rFonts w:ascii="Palatino Linotype" w:hAnsi="Palatino Linotype" w:cs="Lucida Sans Unicode"/>
          <w:b/>
          <w:color w:val="000000"/>
          <w:shd w:val="clear" w:color="auto" w:fill="FFFFFF"/>
          <w:lang w:eastAsia="zh-CN"/>
        </w:rPr>
        <w:t xml:space="preserve">ocal </w:t>
      </w:r>
      <w:r w:rsidR="00E76C2E" w:rsidRPr="00E76C2E">
        <w:rPr>
          <w:rFonts w:ascii="Palatino Linotype" w:hAnsi="Palatino Linotype" w:cs="Lucida Sans Unicode"/>
          <w:b/>
          <w:color w:val="000000"/>
          <w:shd w:val="clear" w:color="auto" w:fill="FFFFFF"/>
          <w:lang w:eastAsia="zh-CN"/>
        </w:rPr>
        <w:t>Mean</w:t>
      </w:r>
      <w:r w:rsidR="00E76C2E">
        <w:rPr>
          <w:rFonts w:ascii="Palatino Linotype" w:hAnsi="Palatino Linotype" w:cs="Lucida Sans Unicode"/>
          <w:color w:val="000000"/>
          <w:shd w:val="clear" w:color="auto" w:fill="FFFFFF"/>
          <w:lang w:eastAsia="zh-CN"/>
        </w:rPr>
        <w:t xml:space="preserve"> and </w:t>
      </w:r>
      <w:r w:rsidR="00E76C2E" w:rsidRPr="00E76C2E">
        <w:rPr>
          <w:rFonts w:ascii="Palatino Linotype" w:hAnsi="Palatino Linotype" w:cs="Lucida Sans Unicode"/>
          <w:b/>
          <w:color w:val="000000"/>
          <w:shd w:val="clear" w:color="auto" w:fill="FFFFFF"/>
          <w:lang w:eastAsia="zh-CN"/>
        </w:rPr>
        <w:t>3. Eliminate Assist</w:t>
      </w:r>
      <w:r w:rsidR="00E76C2E">
        <w:rPr>
          <w:rFonts w:ascii="Palatino Linotype" w:hAnsi="Palatino Linotype" w:cs="Lucida Sans Unicode"/>
          <w:color w:val="000000"/>
          <w:shd w:val="clear" w:color="auto" w:fill="FFFFFF"/>
          <w:lang w:eastAsia="zh-CN"/>
        </w:rPr>
        <w:t xml:space="preserve"> tools focus primarily on reducing feature count. The two </w:t>
      </w:r>
      <w:r w:rsidR="00E76C2E">
        <w:rPr>
          <w:rFonts w:ascii="Palatino Linotype" w:hAnsi="Palatino Linotype" w:cs="Lucida Sans Unicode"/>
          <w:b/>
          <w:color w:val="000000"/>
          <w:shd w:val="clear" w:color="auto" w:fill="FFFFFF"/>
          <w:lang w:eastAsia="zh-CN"/>
        </w:rPr>
        <w:t xml:space="preserve">4. Simplify </w:t>
      </w:r>
      <w:r w:rsidR="00E76C2E" w:rsidRPr="00E76C2E">
        <w:rPr>
          <w:rFonts w:ascii="Palatino Linotype" w:hAnsi="Palatino Linotype" w:cs="Lucida Sans Unicode"/>
          <w:b/>
          <w:color w:val="000000"/>
          <w:shd w:val="clear" w:color="auto" w:fill="FFFFFF"/>
          <w:lang w:eastAsia="zh-CN"/>
        </w:rPr>
        <w:t>Polygon</w:t>
      </w:r>
      <w:r w:rsidR="00E76C2E">
        <w:rPr>
          <w:rFonts w:ascii="Palatino Linotype" w:hAnsi="Palatino Linotype" w:cs="Lucida Sans Unicode"/>
          <w:color w:val="000000"/>
          <w:shd w:val="clear" w:color="auto" w:fill="FFFFFF"/>
          <w:lang w:eastAsia="zh-CN"/>
        </w:rPr>
        <w:t xml:space="preserve"> tools take a different and attempt to similar the feature geometry (polygon boundaries) while keeping the number of features intact. This is useful in two main situations, which are handled by changing the </w:t>
      </w:r>
      <w:r w:rsidR="00E76C2E">
        <w:rPr>
          <w:rFonts w:ascii="Palatino Linotype" w:hAnsi="Palatino Linotype" w:cs="Lucida Sans Unicode"/>
          <w:color w:val="000000"/>
          <w:u w:val="single"/>
          <w:shd w:val="clear" w:color="auto" w:fill="FFFFFF"/>
          <w:lang w:eastAsia="zh-CN"/>
        </w:rPr>
        <w:t>Simplification Tolerance</w:t>
      </w:r>
      <w:r w:rsidR="00E76C2E">
        <w:rPr>
          <w:rFonts w:ascii="Palatino Linotype" w:hAnsi="Palatino Linotype" w:cs="Lucida Sans Unicode"/>
          <w:color w:val="000000"/>
          <w:shd w:val="clear" w:color="auto" w:fill="FFFFFF"/>
          <w:lang w:eastAsia="zh-CN"/>
        </w:rPr>
        <w:t xml:space="preserve"> parameter. First, it can be useful in your workflow to do a high tolerance run of these tools (e.g. 7500 </w:t>
      </w:r>
      <w:proofErr w:type="spellStart"/>
      <w:r w:rsidR="00E76C2E">
        <w:rPr>
          <w:rFonts w:ascii="Palatino Linotype" w:hAnsi="Palatino Linotype" w:cs="Lucida Sans Unicode"/>
          <w:color w:val="000000"/>
          <w:shd w:val="clear" w:color="auto" w:fill="FFFFFF"/>
          <w:lang w:eastAsia="zh-CN"/>
        </w:rPr>
        <w:t>ft</w:t>
      </w:r>
      <w:proofErr w:type="spellEnd"/>
      <w:r w:rsidR="00E76C2E">
        <w:rPr>
          <w:rFonts w:ascii="Palatino Linotype" w:hAnsi="Palatino Linotype" w:cs="Lucida Sans Unicode"/>
          <w:color w:val="000000"/>
          <w:shd w:val="clear" w:color="auto" w:fill="FFFFFF"/>
          <w:lang w:eastAsia="zh-CN"/>
        </w:rPr>
        <w:t xml:space="preserve"> or 2500m). This will </w:t>
      </w:r>
      <w:r w:rsidR="00A533AA">
        <w:rPr>
          <w:rFonts w:ascii="Palatino Linotype" w:hAnsi="Palatino Linotype" w:cs="Lucida Sans Unicode"/>
          <w:color w:val="000000"/>
          <w:shd w:val="clear" w:color="auto" w:fill="FFFFFF"/>
          <w:lang w:eastAsia="zh-CN"/>
        </w:rPr>
        <w:t>straighten/smooth</w:t>
      </w:r>
      <w:r w:rsidR="00E76C2E">
        <w:rPr>
          <w:rFonts w:ascii="Palatino Linotype" w:hAnsi="Palatino Linotype" w:cs="Lucida Sans Unicode"/>
          <w:color w:val="000000"/>
          <w:shd w:val="clear" w:color="auto" w:fill="FFFFFF"/>
          <w:lang w:eastAsia="zh-CN"/>
        </w:rPr>
        <w:t xml:space="preserve"> out complex boundaries of your features (e.g. peninsulas and inlets with other features) to create more general “regions” where each color dominates. Secondly, at or near the end of your workflow, it is advised that you run a low tolerance (1000 </w:t>
      </w:r>
      <w:proofErr w:type="spellStart"/>
      <w:r w:rsidR="00E76C2E">
        <w:rPr>
          <w:rFonts w:ascii="Palatino Linotype" w:hAnsi="Palatino Linotype" w:cs="Lucida Sans Unicode"/>
          <w:color w:val="000000"/>
          <w:shd w:val="clear" w:color="auto" w:fill="FFFFFF"/>
          <w:lang w:eastAsia="zh-CN"/>
        </w:rPr>
        <w:t>ft</w:t>
      </w:r>
      <w:proofErr w:type="spellEnd"/>
      <w:r w:rsidR="00E76C2E">
        <w:rPr>
          <w:rFonts w:ascii="Palatino Linotype" w:hAnsi="Palatino Linotype" w:cs="Lucida Sans Unicode"/>
          <w:color w:val="000000"/>
          <w:shd w:val="clear" w:color="auto" w:fill="FFFFFF"/>
          <w:lang w:eastAsia="zh-CN"/>
        </w:rPr>
        <w:t xml:space="preserve"> or 300m) pass of these tools just to clean up </w:t>
      </w:r>
      <w:r w:rsidR="00CB0CAB">
        <w:rPr>
          <w:rFonts w:ascii="Palatino Linotype" w:hAnsi="Palatino Linotype" w:cs="Lucida Sans Unicode"/>
          <w:color w:val="000000"/>
          <w:shd w:val="clear" w:color="auto" w:fill="FFFFFF"/>
          <w:lang w:eastAsia="zh-CN"/>
        </w:rPr>
        <w:t>feature</w:t>
      </w:r>
      <w:r w:rsidR="00E76C2E">
        <w:rPr>
          <w:rFonts w:ascii="Palatino Linotype" w:hAnsi="Palatino Linotype" w:cs="Lucida Sans Unicode"/>
          <w:color w:val="000000"/>
          <w:shd w:val="clear" w:color="auto" w:fill="FFFFFF"/>
          <w:lang w:eastAsia="zh-CN"/>
        </w:rPr>
        <w:t xml:space="preserve"> edges</w:t>
      </w:r>
      <w:r w:rsidR="000F3818">
        <w:rPr>
          <w:rFonts w:ascii="Palatino Linotype" w:hAnsi="Palatino Linotype" w:cs="Lucida Sans Unicode"/>
          <w:color w:val="000000"/>
          <w:shd w:val="clear" w:color="auto" w:fill="FFFFFF"/>
          <w:lang w:eastAsia="zh-CN"/>
        </w:rPr>
        <w:t xml:space="preserve"> on a fine scale without changing the larger geometry</w:t>
      </w:r>
      <w:r w:rsidR="00E76C2E">
        <w:rPr>
          <w:rFonts w:ascii="Palatino Linotype" w:hAnsi="Palatino Linotype" w:cs="Lucida Sans Unicode"/>
          <w:color w:val="000000"/>
          <w:shd w:val="clear" w:color="auto" w:fill="FFFFFF"/>
          <w:lang w:eastAsia="zh-CN"/>
        </w:rPr>
        <w:t xml:space="preserve">. This is important if you have </w:t>
      </w:r>
      <w:r w:rsidR="000F3818">
        <w:rPr>
          <w:rFonts w:ascii="Palatino Linotype" w:hAnsi="Palatino Linotype" w:cs="Lucida Sans Unicode"/>
          <w:color w:val="000000"/>
          <w:shd w:val="clear" w:color="auto" w:fill="FFFFFF"/>
          <w:lang w:eastAsia="zh-CN"/>
        </w:rPr>
        <w:t xml:space="preserve">chosen not to run a high tolerance pass of these tools or if you have not run the </w:t>
      </w:r>
      <w:r w:rsidR="000F3818" w:rsidRPr="000F3818">
        <w:rPr>
          <w:rFonts w:ascii="Palatino Linotype" w:hAnsi="Palatino Linotype" w:cs="Lucida Sans Unicode"/>
          <w:b/>
          <w:color w:val="000000"/>
          <w:shd w:val="clear" w:color="auto" w:fill="FFFFFF"/>
          <w:lang w:eastAsia="zh-CN"/>
        </w:rPr>
        <w:t>Simplify Polygon</w:t>
      </w:r>
      <w:r w:rsidR="000F3818">
        <w:rPr>
          <w:rFonts w:ascii="Palatino Linotype" w:hAnsi="Palatino Linotype" w:cs="Lucida Sans Unicode"/>
          <w:color w:val="000000"/>
          <w:shd w:val="clear" w:color="auto" w:fill="FFFFFF"/>
          <w:lang w:eastAsia="zh-CN"/>
        </w:rPr>
        <w:t xml:space="preserve"> tools after </w:t>
      </w:r>
      <w:r w:rsidR="00E76C2E">
        <w:rPr>
          <w:rFonts w:ascii="Palatino Linotype" w:hAnsi="Palatino Linotype" w:cs="Lucida Sans Unicode"/>
          <w:color w:val="000000"/>
          <w:shd w:val="clear" w:color="auto" w:fill="FFFFFF"/>
          <w:lang w:eastAsia="zh-CN"/>
        </w:rPr>
        <w:t>run</w:t>
      </w:r>
      <w:r w:rsidR="000F3818">
        <w:rPr>
          <w:rFonts w:ascii="Palatino Linotype" w:hAnsi="Palatino Linotype" w:cs="Lucida Sans Unicode"/>
          <w:color w:val="000000"/>
          <w:shd w:val="clear" w:color="auto" w:fill="FFFFFF"/>
          <w:lang w:eastAsia="zh-CN"/>
        </w:rPr>
        <w:t>ning</w:t>
      </w:r>
      <w:r w:rsidR="00E76C2E">
        <w:rPr>
          <w:rFonts w:ascii="Palatino Linotype" w:hAnsi="Palatino Linotype" w:cs="Lucida Sans Unicode"/>
          <w:color w:val="000000"/>
          <w:shd w:val="clear" w:color="auto" w:fill="FFFFFF"/>
          <w:lang w:eastAsia="zh-CN"/>
        </w:rPr>
        <w:t xml:space="preserve"> </w:t>
      </w:r>
      <w:r w:rsidR="000F3818">
        <w:rPr>
          <w:rFonts w:ascii="Palatino Linotype" w:hAnsi="Palatino Linotype" w:cs="Lucida Sans Unicode"/>
          <w:b/>
          <w:color w:val="000000"/>
          <w:shd w:val="clear" w:color="auto" w:fill="FFFFFF"/>
          <w:lang w:eastAsia="zh-CN"/>
        </w:rPr>
        <w:t>2. Raster Focal Mean</w:t>
      </w:r>
      <w:r w:rsidR="00526CCB">
        <w:rPr>
          <w:rFonts w:ascii="Palatino Linotype" w:hAnsi="Palatino Linotype" w:cs="Lucida Sans Unicode"/>
          <w:color w:val="000000"/>
          <w:shd w:val="clear" w:color="auto" w:fill="FFFFFF"/>
          <w:lang w:eastAsia="zh-CN"/>
        </w:rPr>
        <w:t>,</w:t>
      </w:r>
      <w:r w:rsidR="000F3818">
        <w:rPr>
          <w:rFonts w:ascii="Palatino Linotype" w:hAnsi="Palatino Linotype" w:cs="Lucida Sans Unicode"/>
          <w:color w:val="000000"/>
          <w:shd w:val="clear" w:color="auto" w:fill="FFFFFF"/>
          <w:lang w:eastAsia="zh-CN"/>
        </w:rPr>
        <w:t xml:space="preserve"> as polygon boundaries will otherwise resemble grid cells. </w:t>
      </w:r>
      <w:r w:rsidR="00CB0CAB">
        <w:rPr>
          <w:rFonts w:ascii="Palatino Linotype" w:hAnsi="Palatino Linotype" w:cs="Lucida Sans Unicode"/>
          <w:color w:val="000000"/>
          <w:shd w:val="clear" w:color="auto" w:fill="FFFFFF"/>
          <w:lang w:eastAsia="zh-CN"/>
        </w:rPr>
        <w:t>In your workflow, you should at least run a low tolerance pass of these tools at some point in your workflow to simplify geometry at a fine scale</w:t>
      </w:r>
      <w:r w:rsidR="00526CCB">
        <w:rPr>
          <w:rFonts w:ascii="Palatino Linotype" w:hAnsi="Palatino Linotype" w:cs="Lucida Sans Unicode"/>
          <w:color w:val="000000"/>
          <w:shd w:val="clear" w:color="auto" w:fill="FFFFFF"/>
          <w:lang w:eastAsia="zh-CN"/>
        </w:rPr>
        <w:t xml:space="preserve">, usually near the end, and should not run </w:t>
      </w:r>
      <w:r w:rsidR="00526CCB">
        <w:rPr>
          <w:rFonts w:ascii="Palatino Linotype" w:hAnsi="Palatino Linotype" w:cs="Lucida Sans Unicode"/>
          <w:b/>
          <w:color w:val="000000"/>
          <w:shd w:val="clear" w:color="auto" w:fill="FFFFFF"/>
          <w:lang w:eastAsia="zh-CN"/>
        </w:rPr>
        <w:t>2. Raster Focal Mean</w:t>
      </w:r>
      <w:r w:rsidR="00526CCB">
        <w:rPr>
          <w:rFonts w:ascii="Palatino Linotype" w:hAnsi="Palatino Linotype" w:cs="Lucida Sans Unicode"/>
          <w:color w:val="000000"/>
          <w:shd w:val="clear" w:color="auto" w:fill="FFFFFF"/>
          <w:lang w:eastAsia="zh-CN"/>
        </w:rPr>
        <w:t xml:space="preserve"> after this point.</w:t>
      </w:r>
    </w:p>
    <w:p w:rsidR="00D66F3B" w:rsidRDefault="00CB0CAB" w:rsidP="00DD0764">
      <w:pPr>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t xml:space="preserve">The </w:t>
      </w:r>
      <w:r>
        <w:rPr>
          <w:rFonts w:ascii="Palatino Linotype" w:hAnsi="Palatino Linotype" w:cs="Lucida Sans Unicode"/>
          <w:b/>
          <w:color w:val="000000"/>
          <w:shd w:val="clear" w:color="auto" w:fill="FFFFFF"/>
          <w:lang w:eastAsia="zh-CN"/>
        </w:rPr>
        <w:t>4. Simplify Polygon</w:t>
      </w:r>
      <w:r>
        <w:rPr>
          <w:rFonts w:ascii="Palatino Linotype" w:hAnsi="Palatino Linotype" w:cs="Lucida Sans Unicode"/>
          <w:color w:val="000000"/>
          <w:shd w:val="clear" w:color="auto" w:fill="FFFFFF"/>
          <w:lang w:eastAsia="zh-CN"/>
        </w:rPr>
        <w:t xml:space="preserve"> tool was split in two because the </w:t>
      </w:r>
      <w:proofErr w:type="spellStart"/>
      <w:r>
        <w:rPr>
          <w:rFonts w:ascii="Palatino Linotype" w:hAnsi="Palatino Linotype" w:cs="Lucida Sans Unicode"/>
          <w:color w:val="000000"/>
          <w:shd w:val="clear" w:color="auto" w:fill="FFFFFF"/>
          <w:lang w:eastAsia="zh-CN"/>
        </w:rPr>
        <w:t>ArcToolbox</w:t>
      </w:r>
      <w:proofErr w:type="spellEnd"/>
      <w:r>
        <w:rPr>
          <w:rFonts w:ascii="Palatino Linotype" w:hAnsi="Palatino Linotype" w:cs="Lucida Sans Unicode"/>
          <w:color w:val="000000"/>
          <w:shd w:val="clear" w:color="auto" w:fill="FFFFFF"/>
          <w:lang w:eastAsia="zh-CN"/>
        </w:rPr>
        <w:t xml:space="preserve"> </w:t>
      </w:r>
      <w:hyperlink r:id="rId36" w:history="1">
        <w:r w:rsidRPr="00DD0764">
          <w:rPr>
            <w:rStyle w:val="Hyperlink"/>
            <w:rFonts w:ascii="Palatino Linotype" w:hAnsi="Palatino Linotype" w:cs="Lucida Sans Unicode"/>
            <w:shd w:val="clear" w:color="auto" w:fill="FFFFFF"/>
            <w:lang w:eastAsia="zh-CN"/>
          </w:rPr>
          <w:t>Simplify Polygon</w:t>
        </w:r>
      </w:hyperlink>
      <w:r>
        <w:rPr>
          <w:rFonts w:ascii="Palatino Linotype" w:hAnsi="Palatino Linotype" w:cs="Lucida Sans Unicode"/>
          <w:color w:val="000000"/>
          <w:shd w:val="clear" w:color="auto" w:fill="FFFFFF"/>
          <w:lang w:eastAsia="zh-CN"/>
        </w:rPr>
        <w:t xml:space="preserve"> tool dialog box can be very buggy, so it was moved from the main </w:t>
      </w:r>
      <w:proofErr w:type="spellStart"/>
      <w:r>
        <w:rPr>
          <w:rFonts w:ascii="Palatino Linotype" w:hAnsi="Palatino Linotype" w:cs="Lucida Sans Unicode"/>
          <w:color w:val="000000"/>
          <w:shd w:val="clear" w:color="auto" w:fill="FFFFFF"/>
          <w:lang w:eastAsia="zh-CN"/>
        </w:rPr>
        <w:t>ModelBuilder</w:t>
      </w:r>
      <w:proofErr w:type="spellEnd"/>
      <w:r>
        <w:rPr>
          <w:rFonts w:ascii="Palatino Linotype" w:hAnsi="Palatino Linotype" w:cs="Lucida Sans Unicode"/>
          <w:color w:val="000000"/>
          <w:shd w:val="clear" w:color="auto" w:fill="FFFFFF"/>
          <w:lang w:eastAsia="zh-CN"/>
        </w:rPr>
        <w:t xml:space="preserve"> tool into a Python script tool in order to bypass the tool dialog box.</w:t>
      </w:r>
      <w:r w:rsidR="00DD0764">
        <w:rPr>
          <w:rFonts w:ascii="Palatino Linotype" w:hAnsi="Palatino Linotype" w:cs="Lucida Sans Unicode"/>
          <w:color w:val="000000"/>
          <w:shd w:val="clear" w:color="auto" w:fill="FFFFFF"/>
          <w:lang w:eastAsia="zh-CN"/>
        </w:rPr>
        <w:t xml:space="preserve"> The second tool contains all of the topology cleanup functions associated with this tool, so should be run immediately after the first one</w:t>
      </w:r>
      <w:r w:rsidR="00D66F3B">
        <w:rPr>
          <w:rFonts w:ascii="Palatino Linotype" w:hAnsi="Palatino Linotype" w:cs="Lucida Sans Unicode"/>
          <w:color w:val="000000"/>
          <w:shd w:val="clear" w:color="auto" w:fill="FFFFFF"/>
          <w:lang w:eastAsia="zh-CN"/>
        </w:rPr>
        <w:t xml:space="preserve">. </w:t>
      </w:r>
      <w:r w:rsidR="00DD0764">
        <w:rPr>
          <w:rFonts w:ascii="Palatino Linotype" w:hAnsi="Palatino Linotype" w:cs="Lucida Sans Unicode"/>
          <w:b/>
          <w:i/>
          <w:color w:val="000000"/>
          <w:shd w:val="clear" w:color="auto" w:fill="FFFFFF"/>
          <w:lang w:eastAsia="zh-CN"/>
        </w:rPr>
        <w:t>These two tools should be treated as a single tool and run immediately after one another</w:t>
      </w:r>
      <w:r w:rsidR="00B03365">
        <w:rPr>
          <w:rFonts w:ascii="Palatino Linotype" w:hAnsi="Palatino Linotype" w:cs="Lucida Sans Unicode"/>
          <w:b/>
          <w:i/>
          <w:color w:val="000000"/>
          <w:shd w:val="clear" w:color="auto" w:fill="FFFFFF"/>
          <w:lang w:eastAsia="zh-CN"/>
        </w:rPr>
        <w:t xml:space="preserve"> in order to maintain the topology of your evaluation</w:t>
      </w:r>
      <w:r w:rsidR="00D66F3B" w:rsidRPr="006B7878">
        <w:rPr>
          <w:rFonts w:ascii="Palatino Linotype" w:hAnsi="Palatino Linotype" w:cs="Lucida Sans Unicode"/>
          <w:b/>
          <w:i/>
          <w:color w:val="000000"/>
          <w:shd w:val="clear" w:color="auto" w:fill="FFFFFF"/>
          <w:lang w:eastAsia="zh-CN"/>
        </w:rPr>
        <w:t>.</w:t>
      </w:r>
    </w:p>
    <w:p w:rsidR="00DC1C67" w:rsidRPr="002F5DFD" w:rsidRDefault="00DC1C67" w:rsidP="002F5DFD">
      <w:pPr>
        <w:pStyle w:val="ListParagraph"/>
        <w:numPr>
          <w:ilvl w:val="0"/>
          <w:numId w:val="15"/>
        </w:numPr>
        <w:rPr>
          <w:rFonts w:ascii="Palatino Linotype" w:hAnsi="Palatino Linotype" w:cs="Lucida Sans Unicode"/>
          <w:b/>
          <w:color w:val="000000"/>
          <w:shd w:val="clear" w:color="auto" w:fill="FFFFFF"/>
          <w:lang w:eastAsia="zh-CN"/>
        </w:rPr>
      </w:pPr>
      <w:r>
        <w:rPr>
          <w:rFonts w:ascii="Palatino Linotype" w:hAnsi="Palatino Linotype"/>
          <w:color w:val="000000"/>
          <w:shd w:val="clear" w:color="auto" w:fill="FFFFFF"/>
        </w:rPr>
        <w:t xml:space="preserve">In the </w:t>
      </w:r>
      <w:proofErr w:type="spellStart"/>
      <w:r>
        <w:rPr>
          <w:rFonts w:ascii="Palatino Linotype" w:hAnsi="Palatino Linotype"/>
          <w:color w:val="000000"/>
          <w:shd w:val="clear" w:color="auto" w:fill="FFFFFF"/>
        </w:rPr>
        <w:t>GeodesignWorkshop</w:t>
      </w:r>
      <w:proofErr w:type="spellEnd"/>
      <w:r>
        <w:rPr>
          <w:rFonts w:ascii="Palatino Linotype" w:hAnsi="Palatino Linotype"/>
          <w:color w:val="000000"/>
          <w:shd w:val="clear" w:color="auto" w:fill="FFFFFF"/>
        </w:rPr>
        <w:t xml:space="preserve"> toolbox, open </w:t>
      </w:r>
      <w:r>
        <w:rPr>
          <w:rFonts w:ascii="Palatino Linotype" w:hAnsi="Palatino Linotype"/>
          <w:b/>
          <w:color w:val="000000"/>
          <w:shd w:val="clear" w:color="auto" w:fill="FFFFFF"/>
        </w:rPr>
        <w:t>4a. Simplify Polygon Assist</w:t>
      </w:r>
      <w:r>
        <w:rPr>
          <w:rFonts w:ascii="Palatino Linotype" w:hAnsi="Palatino Linotype" w:cs="Lucida Sans Unicode"/>
          <w:color w:val="000000"/>
          <w:shd w:val="clear" w:color="auto" w:fill="FFFFFF"/>
          <w:lang w:eastAsia="zh-CN"/>
        </w:rPr>
        <w:t>.</w:t>
      </w:r>
    </w:p>
    <w:p w:rsidR="00DC1C67" w:rsidRPr="002F5DFD" w:rsidRDefault="00DC1C67" w:rsidP="00DC1C67">
      <w:pPr>
        <w:pStyle w:val="ListParagraph"/>
        <w:numPr>
          <w:ilvl w:val="0"/>
          <w:numId w:val="15"/>
        </w:numPr>
        <w:rPr>
          <w:rFonts w:ascii="Palatino Linotype" w:hAnsi="Palatino Linotype" w:cs="Lucida Sans Unicode"/>
          <w:b/>
          <w:color w:val="000000"/>
          <w:u w:val="single"/>
          <w:shd w:val="clear" w:color="auto" w:fill="FFFFFF"/>
          <w:lang w:eastAsia="zh-CN"/>
        </w:rPr>
      </w:pPr>
      <w:r w:rsidRPr="008E01A9">
        <w:rPr>
          <w:rFonts w:ascii="Palatino Linotype" w:hAnsi="Palatino Linotype" w:cs="Lucida Sans Unicode"/>
          <w:color w:val="000000"/>
          <w:u w:val="single"/>
          <w:shd w:val="clear" w:color="auto" w:fill="FFFFFF"/>
          <w:lang w:eastAsia="zh-CN"/>
        </w:rPr>
        <w:t>Input Evaluation Features</w:t>
      </w:r>
      <w:r>
        <w:rPr>
          <w:rFonts w:ascii="Palatino Linotype" w:hAnsi="Palatino Linotype" w:cs="Lucida Sans Unicode"/>
          <w:color w:val="000000"/>
          <w:shd w:val="clear" w:color="auto" w:fill="FFFFFF"/>
          <w:lang w:eastAsia="zh-CN"/>
        </w:rPr>
        <w:t xml:space="preserve"> is the feature c</w:t>
      </w:r>
      <w:r w:rsidR="002F5DFD">
        <w:rPr>
          <w:rFonts w:ascii="Palatino Linotype" w:hAnsi="Palatino Linotype" w:cs="Lucida Sans Unicode"/>
          <w:color w:val="000000"/>
          <w:shd w:val="clear" w:color="auto" w:fill="FFFFFF"/>
          <w:lang w:eastAsia="zh-CN"/>
        </w:rPr>
        <w:t>lass you would like to simplify</w:t>
      </w:r>
      <w:r>
        <w:rPr>
          <w:rFonts w:ascii="Palatino Linotype" w:hAnsi="Palatino Linotype" w:cs="Lucida Sans Unicode"/>
          <w:color w:val="000000"/>
          <w:shd w:val="clear" w:color="auto" w:fill="FFFFFF"/>
          <w:lang w:eastAsia="zh-CN"/>
        </w:rPr>
        <w:t>.</w:t>
      </w:r>
      <w:r w:rsidR="002F5DFD">
        <w:rPr>
          <w:rFonts w:ascii="Palatino Linotype" w:hAnsi="Palatino Linotype" w:cs="Lucida Sans Unicode"/>
          <w:color w:val="000000"/>
          <w:shd w:val="clear" w:color="auto" w:fill="FFFFFF"/>
          <w:lang w:eastAsia="zh-CN"/>
        </w:rPr>
        <w:t xml:space="preserve"> </w:t>
      </w:r>
      <w:r w:rsidR="002F5DFD">
        <w:rPr>
          <w:rFonts w:ascii="Palatino Linotype" w:hAnsi="Palatino Linotype" w:cs="Lucida Sans Unicode"/>
          <w:b/>
          <w:i/>
          <w:color w:val="000000"/>
          <w:shd w:val="clear" w:color="auto" w:fill="FFFFFF"/>
          <w:lang w:eastAsia="zh-CN"/>
        </w:rPr>
        <w:t xml:space="preserve">However, this tool has a bug. In testing, this tool did not like a </w:t>
      </w:r>
      <w:r w:rsidR="002F5DFD">
        <w:rPr>
          <w:rFonts w:ascii="Palatino Linotype" w:hAnsi="Palatino Linotype" w:cs="Lucida Sans Unicode"/>
          <w:b/>
          <w:i/>
          <w:color w:val="000000"/>
          <w:u w:val="single"/>
          <w:shd w:val="clear" w:color="auto" w:fill="FFFFFF"/>
          <w:lang w:eastAsia="zh-CN"/>
        </w:rPr>
        <w:t>layer</w:t>
      </w:r>
      <w:r w:rsidR="002F5DFD">
        <w:rPr>
          <w:rFonts w:ascii="Palatino Linotype" w:hAnsi="Palatino Linotype" w:cs="Lucida Sans Unicode"/>
          <w:b/>
          <w:i/>
          <w:color w:val="000000"/>
          <w:shd w:val="clear" w:color="auto" w:fill="FFFFFF"/>
          <w:lang w:eastAsia="zh-CN"/>
        </w:rPr>
        <w:t xml:space="preserve"> as input. Instead, you should use the </w:t>
      </w:r>
      <w:r w:rsidR="002F5DFD" w:rsidRPr="00B2042E">
        <w:rPr>
          <w:rFonts w:ascii="Palatino Linotype" w:hAnsi="Palatino Linotype" w:cs="Lucida Sans Unicode"/>
          <w:b/>
          <w:i/>
          <w:color w:val="000000"/>
          <w:u w:val="single"/>
          <w:shd w:val="clear" w:color="auto" w:fill="FFFFFF"/>
          <w:lang w:eastAsia="zh-CN"/>
        </w:rPr>
        <w:t>full reference</w:t>
      </w:r>
      <w:r w:rsidR="00B2042E">
        <w:rPr>
          <w:rFonts w:ascii="Palatino Linotype" w:hAnsi="Palatino Linotype" w:cs="Lucida Sans Unicode"/>
          <w:b/>
          <w:i/>
          <w:color w:val="000000"/>
          <w:u w:val="single"/>
          <w:shd w:val="clear" w:color="auto" w:fill="FFFFFF"/>
          <w:lang w:eastAsia="zh-CN"/>
        </w:rPr>
        <w:t xml:space="preserve"> (path)</w:t>
      </w:r>
      <w:r w:rsidR="002F5DFD" w:rsidRPr="00B2042E">
        <w:rPr>
          <w:rFonts w:ascii="Palatino Linotype" w:hAnsi="Palatino Linotype" w:cs="Lucida Sans Unicode"/>
          <w:b/>
          <w:i/>
          <w:color w:val="000000"/>
          <w:u w:val="single"/>
          <w:shd w:val="clear" w:color="auto" w:fill="FFFFFF"/>
          <w:lang w:eastAsia="zh-CN"/>
        </w:rPr>
        <w:t xml:space="preserve"> to your feature class on disk</w:t>
      </w:r>
      <w:r w:rsidR="002F5DFD">
        <w:rPr>
          <w:rFonts w:ascii="Palatino Linotype" w:hAnsi="Palatino Linotype" w:cs="Lucida Sans Unicode"/>
          <w:b/>
          <w:i/>
          <w:color w:val="000000"/>
          <w:shd w:val="clear" w:color="auto" w:fill="FFFFFF"/>
          <w:lang w:eastAsia="zh-CN"/>
        </w:rPr>
        <w:t>.</w:t>
      </w:r>
    </w:p>
    <w:p w:rsidR="00716CA4" w:rsidRPr="00716CA4" w:rsidRDefault="00716CA4" w:rsidP="002F5DFD">
      <w:pPr>
        <w:pStyle w:val="ListParagraph"/>
        <w:numPr>
          <w:ilvl w:val="1"/>
          <w:numId w:val="15"/>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shd w:val="clear" w:color="auto" w:fill="FFFFFF"/>
          <w:lang w:eastAsia="zh-CN"/>
        </w:rPr>
        <w:t>Make sure that the input looks like a full file path</w:t>
      </w:r>
      <w:r w:rsidR="00F6718A">
        <w:rPr>
          <w:rFonts w:ascii="Palatino Linotype" w:hAnsi="Palatino Linotype" w:cs="Lucida Sans Unicode"/>
          <w:color w:val="000000"/>
          <w:shd w:val="clear" w:color="auto" w:fill="FFFFFF"/>
          <w:lang w:eastAsia="zh-CN"/>
        </w:rPr>
        <w:t xml:space="preserve"> before running.</w:t>
      </w:r>
    </w:p>
    <w:p w:rsidR="002F5DFD" w:rsidRPr="008E01A9" w:rsidRDefault="002F5DFD" w:rsidP="002F5DFD">
      <w:pPr>
        <w:pStyle w:val="ListParagraph"/>
        <w:numPr>
          <w:ilvl w:val="1"/>
          <w:numId w:val="15"/>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shd w:val="clear" w:color="auto" w:fill="FFFFFF"/>
          <w:lang w:eastAsia="zh-CN"/>
        </w:rPr>
        <w:t xml:space="preserve">The output from </w:t>
      </w:r>
      <w:hyperlink r:id="rId37" w:history="1">
        <w:r w:rsidRPr="00DD0764">
          <w:rPr>
            <w:rStyle w:val="Hyperlink"/>
            <w:rFonts w:ascii="Palatino Linotype" w:hAnsi="Palatino Linotype" w:cs="Lucida Sans Unicode"/>
            <w:shd w:val="clear" w:color="auto" w:fill="FFFFFF"/>
            <w:lang w:eastAsia="zh-CN"/>
          </w:rPr>
          <w:t>Simplify Polygon</w:t>
        </w:r>
      </w:hyperlink>
      <w:r w:rsidR="002C6BD3">
        <w:rPr>
          <w:rFonts w:ascii="Palatino Linotype" w:hAnsi="Palatino Linotype" w:cs="Lucida Sans Unicode"/>
          <w:color w:val="000000"/>
          <w:shd w:val="clear" w:color="auto" w:fill="FFFFFF"/>
          <w:lang w:eastAsia="zh-CN"/>
        </w:rPr>
        <w:t xml:space="preserve">, even run directly from </w:t>
      </w:r>
      <w:proofErr w:type="spellStart"/>
      <w:r w:rsidR="002C6BD3">
        <w:rPr>
          <w:rFonts w:ascii="Palatino Linotype" w:hAnsi="Palatino Linotype" w:cs="Lucida Sans Unicode"/>
          <w:color w:val="000000"/>
          <w:shd w:val="clear" w:color="auto" w:fill="FFFFFF"/>
          <w:lang w:eastAsia="zh-CN"/>
        </w:rPr>
        <w:t>ArcToolbox</w:t>
      </w:r>
      <w:proofErr w:type="spellEnd"/>
      <w:r w:rsidR="002C6BD3">
        <w:rPr>
          <w:rFonts w:ascii="Palatino Linotype" w:hAnsi="Palatino Linotype" w:cs="Lucida Sans Unicode"/>
          <w:color w:val="000000"/>
          <w:shd w:val="clear" w:color="auto" w:fill="FFFFFF"/>
          <w:lang w:eastAsia="zh-CN"/>
        </w:rPr>
        <w:t xml:space="preserve">, </w:t>
      </w:r>
      <w:r>
        <w:rPr>
          <w:rFonts w:ascii="Palatino Linotype" w:hAnsi="Palatino Linotype" w:cs="Lucida Sans Unicode"/>
          <w:color w:val="000000"/>
          <w:shd w:val="clear" w:color="auto" w:fill="FFFFFF"/>
          <w:lang w:eastAsia="zh-CN"/>
        </w:rPr>
        <w:t xml:space="preserve">was always empty if just an ArcMap layer was </w:t>
      </w:r>
      <w:r w:rsidR="002C6BD3">
        <w:rPr>
          <w:rFonts w:ascii="Palatino Linotype" w:hAnsi="Palatino Linotype" w:cs="Lucida Sans Unicode"/>
          <w:color w:val="000000"/>
          <w:shd w:val="clear" w:color="auto" w:fill="FFFFFF"/>
          <w:lang w:eastAsia="zh-CN"/>
        </w:rPr>
        <w:t>used</w:t>
      </w:r>
      <w:r>
        <w:rPr>
          <w:rFonts w:ascii="Palatino Linotype" w:hAnsi="Palatino Linotype" w:cs="Lucida Sans Unicode"/>
          <w:color w:val="000000"/>
          <w:shd w:val="clear" w:color="auto" w:fill="FFFFFF"/>
          <w:lang w:eastAsia="zh-CN"/>
        </w:rPr>
        <w:t xml:space="preserve"> as input.</w:t>
      </w:r>
      <w:r w:rsidR="006613F3">
        <w:rPr>
          <w:rFonts w:ascii="Palatino Linotype" w:hAnsi="Palatino Linotype" w:cs="Lucida Sans Unicode"/>
          <w:color w:val="000000"/>
          <w:shd w:val="clear" w:color="auto" w:fill="FFFFFF"/>
          <w:lang w:eastAsia="zh-CN"/>
        </w:rPr>
        <w:t xml:space="preserve"> If you are getting empty output, make sure you are using a full file path for input.</w:t>
      </w:r>
    </w:p>
    <w:p w:rsidR="00DC1C67" w:rsidRPr="008E01A9" w:rsidRDefault="00DC1C67" w:rsidP="00DC1C67">
      <w:pPr>
        <w:pStyle w:val="ListParagraph"/>
        <w:numPr>
          <w:ilvl w:val="0"/>
          <w:numId w:val="15"/>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Output Simplified Evaluation Feature Class</w:t>
      </w:r>
      <w:r>
        <w:rPr>
          <w:rFonts w:ascii="Palatino Linotype" w:hAnsi="Palatino Linotype" w:cs="Lucida Sans Unicode"/>
          <w:color w:val="000000"/>
          <w:shd w:val="clear" w:color="auto" w:fill="FFFFFF"/>
          <w:lang w:eastAsia="zh-CN"/>
        </w:rPr>
        <w:t xml:space="preserve"> you should put in your project geodatabase or feature dataset.</w:t>
      </w:r>
    </w:p>
    <w:p w:rsidR="006B22F1" w:rsidRPr="006B22F1" w:rsidRDefault="00DC1C67" w:rsidP="00DC1C67">
      <w:pPr>
        <w:pStyle w:val="ListParagraph"/>
        <w:numPr>
          <w:ilvl w:val="0"/>
          <w:numId w:val="15"/>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 xml:space="preserve">Simplification </w:t>
      </w:r>
      <w:r w:rsidR="002C6BD3">
        <w:rPr>
          <w:rFonts w:ascii="Palatino Linotype" w:hAnsi="Palatino Linotype" w:cs="Lucida Sans Unicode"/>
          <w:color w:val="000000"/>
          <w:u w:val="single"/>
          <w:shd w:val="clear" w:color="auto" w:fill="FFFFFF"/>
          <w:lang w:eastAsia="zh-CN"/>
        </w:rPr>
        <w:t>Tolerance</w:t>
      </w:r>
      <w:r>
        <w:rPr>
          <w:rFonts w:ascii="Palatino Linotype" w:hAnsi="Palatino Linotype" w:cs="Lucida Sans Unicode"/>
          <w:color w:val="000000"/>
          <w:shd w:val="clear" w:color="auto" w:fill="FFFFFF"/>
          <w:lang w:eastAsia="zh-CN"/>
        </w:rPr>
        <w:t xml:space="preserve"> is the </w:t>
      </w:r>
      <w:r w:rsidR="006B22F1">
        <w:rPr>
          <w:rFonts w:ascii="Palatino Linotype" w:hAnsi="Palatino Linotype" w:cs="Lucida Sans Unicode"/>
          <w:color w:val="000000"/>
          <w:shd w:val="clear" w:color="auto" w:fill="FFFFFF"/>
          <w:lang w:eastAsia="zh-CN"/>
        </w:rPr>
        <w:t xml:space="preserve">length of the </w:t>
      </w:r>
      <w:r w:rsidR="002C6BD3">
        <w:rPr>
          <w:rFonts w:ascii="Palatino Linotype" w:hAnsi="Palatino Linotype" w:cs="Lucida Sans Unicode"/>
          <w:color w:val="000000"/>
          <w:shd w:val="clear" w:color="auto" w:fill="FFFFFF"/>
          <w:lang w:eastAsia="zh-CN"/>
        </w:rPr>
        <w:t>reference baseline for simplifying bends in polygon boundaries.</w:t>
      </w:r>
      <w:r w:rsidR="006B22F1">
        <w:rPr>
          <w:rFonts w:ascii="Palatino Linotype" w:hAnsi="Palatino Linotype" w:cs="Lucida Sans Unicode"/>
          <w:color w:val="000000"/>
          <w:shd w:val="clear" w:color="auto" w:fill="FFFFFF"/>
          <w:lang w:eastAsia="zh-CN"/>
        </w:rPr>
        <w:t xml:space="preserve"> The larger you set this value, the greater the effect of the simplification will be. (see next page)</w:t>
      </w:r>
    </w:p>
    <w:p w:rsidR="00DC1C67" w:rsidRPr="006B22F1" w:rsidRDefault="006B22F1" w:rsidP="006B22F1">
      <w:pPr>
        <w:pStyle w:val="ListParagraph"/>
        <w:numPr>
          <w:ilvl w:val="1"/>
          <w:numId w:val="15"/>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shd w:val="clear" w:color="auto" w:fill="FFFFFF"/>
          <w:lang w:eastAsia="zh-CN"/>
        </w:rPr>
        <w:lastRenderedPageBreak/>
        <w:t>The value you enter here will be dependent on the situation you are using it in (see tool introduction on the previous page for more information)</w:t>
      </w:r>
      <w:r w:rsidR="00DC1C67">
        <w:rPr>
          <w:rFonts w:ascii="Palatino Linotype" w:hAnsi="Palatino Linotype" w:cs="Lucida Sans Unicode"/>
          <w:color w:val="000000"/>
          <w:shd w:val="clear" w:color="auto" w:fill="FFFFFF"/>
          <w:lang w:eastAsia="zh-CN"/>
        </w:rPr>
        <w:t>.</w:t>
      </w:r>
    </w:p>
    <w:p w:rsidR="006B22F1" w:rsidRPr="006B22F1" w:rsidRDefault="00D64D0F" w:rsidP="006B22F1">
      <w:pPr>
        <w:pStyle w:val="ListParagraph"/>
        <w:numPr>
          <w:ilvl w:val="1"/>
          <w:numId w:val="15"/>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shd w:val="clear" w:color="auto" w:fill="FFFFFF"/>
          <w:lang w:eastAsia="zh-CN"/>
        </w:rPr>
        <w:t>A 7</w:t>
      </w:r>
      <w:r w:rsidR="006B22F1">
        <w:rPr>
          <w:rFonts w:ascii="Palatino Linotype" w:hAnsi="Palatino Linotype" w:cs="Lucida Sans Unicode"/>
          <w:color w:val="000000"/>
          <w:shd w:val="clear" w:color="auto" w:fill="FFFFFF"/>
          <w:lang w:eastAsia="zh-CN"/>
        </w:rPr>
        <w:t>500 feet tolerance was found to be a good value to smooth large sections of polygon boundary. This is useful earlier in the workflow</w:t>
      </w:r>
      <w:r w:rsidR="00DC3A83">
        <w:rPr>
          <w:rFonts w:ascii="Palatino Linotype" w:hAnsi="Palatino Linotype" w:cs="Lucida Sans Unicode"/>
          <w:color w:val="000000"/>
          <w:shd w:val="clear" w:color="auto" w:fill="FFFFFF"/>
          <w:lang w:eastAsia="zh-CN"/>
        </w:rPr>
        <w:t>, such as the first time you use this tool</w:t>
      </w:r>
      <w:r w:rsidR="006B22F1">
        <w:rPr>
          <w:rFonts w:ascii="Palatino Linotype" w:hAnsi="Palatino Linotype" w:cs="Lucida Sans Unicode"/>
          <w:color w:val="000000"/>
          <w:shd w:val="clear" w:color="auto" w:fill="FFFFFF"/>
          <w:lang w:eastAsia="zh-CN"/>
        </w:rPr>
        <w:t>.</w:t>
      </w:r>
    </w:p>
    <w:p w:rsidR="006B22F1" w:rsidRPr="006E6B22" w:rsidRDefault="00D64D0F" w:rsidP="006B22F1">
      <w:pPr>
        <w:pStyle w:val="ListParagraph"/>
        <w:numPr>
          <w:ilvl w:val="1"/>
          <w:numId w:val="15"/>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shd w:val="clear" w:color="auto" w:fill="FFFFFF"/>
          <w:lang w:eastAsia="zh-CN"/>
        </w:rPr>
        <w:t>1</w:t>
      </w:r>
      <w:r w:rsidR="006B22F1">
        <w:rPr>
          <w:rFonts w:ascii="Palatino Linotype" w:hAnsi="Palatino Linotype" w:cs="Lucida Sans Unicode"/>
          <w:color w:val="000000"/>
          <w:shd w:val="clear" w:color="auto" w:fill="FFFFFF"/>
          <w:lang w:eastAsia="zh-CN"/>
        </w:rPr>
        <w:t xml:space="preserve">000 feet was found to be a good value to just clean up edges on a fine scale. This is useful late in a workflow or if </w:t>
      </w:r>
      <w:r w:rsidR="00610982">
        <w:rPr>
          <w:rFonts w:ascii="Palatino Linotype" w:hAnsi="Palatino Linotype" w:cs="Lucida Sans Unicode"/>
          <w:color w:val="000000"/>
          <w:shd w:val="clear" w:color="auto" w:fill="FFFFFF"/>
          <w:lang w:eastAsia="zh-CN"/>
        </w:rPr>
        <w:t xml:space="preserve">you are </w:t>
      </w:r>
      <w:r w:rsidR="006B22F1">
        <w:rPr>
          <w:rFonts w:ascii="Palatino Linotype" w:hAnsi="Palatino Linotype" w:cs="Lucida Sans Unicode"/>
          <w:color w:val="000000"/>
          <w:shd w:val="clear" w:color="auto" w:fill="FFFFFF"/>
          <w:lang w:eastAsia="zh-CN"/>
        </w:rPr>
        <w:t>not doing a high tolerance run</w:t>
      </w:r>
      <w:r w:rsidR="00610982">
        <w:rPr>
          <w:rFonts w:ascii="Palatino Linotype" w:hAnsi="Palatino Linotype" w:cs="Lucida Sans Unicode"/>
          <w:color w:val="000000"/>
          <w:shd w:val="clear" w:color="auto" w:fill="FFFFFF"/>
          <w:lang w:eastAsia="zh-CN"/>
        </w:rPr>
        <w:t xml:space="preserve"> at all</w:t>
      </w:r>
      <w:r w:rsidR="006B22F1">
        <w:rPr>
          <w:rFonts w:ascii="Palatino Linotype" w:hAnsi="Palatino Linotype" w:cs="Lucida Sans Unicode"/>
          <w:color w:val="000000"/>
          <w:shd w:val="clear" w:color="auto" w:fill="FFFFFF"/>
          <w:lang w:eastAsia="zh-CN"/>
        </w:rPr>
        <w:t>.</w:t>
      </w:r>
    </w:p>
    <w:p w:rsidR="006E6B22" w:rsidRDefault="006E6B22" w:rsidP="006E6B22">
      <w:pPr>
        <w:pStyle w:val="ListParagraph"/>
        <w:numPr>
          <w:ilvl w:val="0"/>
          <w:numId w:val="15"/>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b/>
          <w:color w:val="000000"/>
          <w:u w:val="single"/>
          <w:shd w:val="clear" w:color="auto" w:fill="FFFFFF"/>
          <w:lang w:eastAsia="zh-CN"/>
        </w:rPr>
        <w:t>Tutorial values:</w:t>
      </w:r>
    </w:p>
    <w:p w:rsidR="006E6B22" w:rsidRPr="006E6B22" w:rsidRDefault="006E6B22" w:rsidP="006E6B22">
      <w:pPr>
        <w:pStyle w:val="ListParagraph"/>
        <w:numPr>
          <w:ilvl w:val="1"/>
          <w:numId w:val="15"/>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Input Evaluation Features:</w:t>
      </w:r>
    </w:p>
    <w:p w:rsidR="006E6B22" w:rsidRDefault="006E6B22" w:rsidP="006E6B22">
      <w:pPr>
        <w:pStyle w:val="ListParagraph"/>
        <w:ind w:left="2160"/>
        <w:rPr>
          <w:rFonts w:ascii="Palatino Linotype" w:hAnsi="Palatino Linotype"/>
          <w:b/>
          <w:i/>
          <w:color w:val="000000"/>
          <w:shd w:val="clear" w:color="auto" w:fill="FFFFFF"/>
        </w:rPr>
      </w:pPr>
      <w:r>
        <w:rPr>
          <w:rFonts w:ascii="Palatino Linotype" w:hAnsi="Palatino Linotype"/>
          <w:b/>
          <w:i/>
          <w:color w:val="000000"/>
          <w:shd w:val="clear" w:color="auto" w:fill="FFFFFF"/>
        </w:rPr>
        <w:t>…Tutorial.gdb\</w:t>
      </w:r>
      <w:r w:rsidRPr="00C406B8">
        <w:rPr>
          <w:rFonts w:ascii="Palatino Linotype" w:hAnsi="Palatino Linotype"/>
          <w:b/>
          <w:i/>
          <w:color w:val="000000"/>
          <w:shd w:val="clear" w:color="auto" w:fill="FFFFFF"/>
        </w:rPr>
        <w:t>Phase3_Eval_Sys03_Groundwater</w:t>
      </w:r>
      <w:r>
        <w:rPr>
          <w:rFonts w:ascii="Palatino Linotype" w:hAnsi="Palatino Linotype"/>
          <w:b/>
          <w:i/>
          <w:color w:val="000000"/>
          <w:shd w:val="clear" w:color="auto" w:fill="FFFFFF"/>
        </w:rPr>
        <w:t>\</w:t>
      </w:r>
      <w:r w:rsidRPr="00EF7506">
        <w:rPr>
          <w:rFonts w:ascii="Palatino Linotype" w:hAnsi="Palatino Linotype"/>
          <w:b/>
          <w:i/>
          <w:color w:val="000000"/>
          <w:shd w:val="clear" w:color="auto" w:fill="FFFFFF"/>
        </w:rPr>
        <w:t>Sys03_Groundwater_StepA0</w:t>
      </w:r>
      <w:r>
        <w:rPr>
          <w:rFonts w:ascii="Palatino Linotype" w:hAnsi="Palatino Linotype"/>
          <w:b/>
          <w:i/>
          <w:color w:val="000000"/>
          <w:shd w:val="clear" w:color="auto" w:fill="FFFFFF"/>
        </w:rPr>
        <w:t>2</w:t>
      </w:r>
      <w:r w:rsidRPr="00EF7506">
        <w:rPr>
          <w:rFonts w:ascii="Palatino Linotype" w:hAnsi="Palatino Linotype"/>
          <w:b/>
          <w:i/>
          <w:color w:val="000000"/>
          <w:shd w:val="clear" w:color="auto" w:fill="FFFFFF"/>
        </w:rPr>
        <w:t>_</w:t>
      </w:r>
      <w:r>
        <w:rPr>
          <w:rFonts w:ascii="Palatino Linotype" w:hAnsi="Palatino Linotype"/>
          <w:b/>
          <w:i/>
          <w:color w:val="000000"/>
          <w:shd w:val="clear" w:color="auto" w:fill="FFFFFF"/>
        </w:rPr>
        <w:t>Eliminate2500000</w:t>
      </w:r>
    </w:p>
    <w:p w:rsidR="006E6B22" w:rsidRPr="006E6B22" w:rsidRDefault="006E6B22" w:rsidP="006E6B22">
      <w:pPr>
        <w:pStyle w:val="ListParagraph"/>
        <w:ind w:left="2160"/>
        <w:rPr>
          <w:rFonts w:ascii="Palatino Linotype" w:hAnsi="Palatino Linotype" w:cs="Lucida Sans Unicode"/>
          <w:color w:val="000000"/>
          <w:u w:val="single"/>
          <w:shd w:val="clear" w:color="auto" w:fill="FFFFFF"/>
          <w:lang w:eastAsia="zh-CN"/>
        </w:rPr>
      </w:pPr>
      <w:r w:rsidRPr="00AB1234">
        <w:rPr>
          <w:rFonts w:ascii="Palatino Linotype" w:hAnsi="Palatino Linotype"/>
          <w:color w:val="000000"/>
          <w:shd w:val="clear" w:color="auto" w:fill="FFFFFF"/>
        </w:rPr>
        <w:t>(Remember to use the full file path to your feature class this time, not just the ArcMap layer, or the output may be empty!)</w:t>
      </w:r>
    </w:p>
    <w:p w:rsidR="006E6B22" w:rsidRPr="0044557A" w:rsidRDefault="006E6B22" w:rsidP="006E6B22">
      <w:pPr>
        <w:pStyle w:val="ListParagraph"/>
        <w:numPr>
          <w:ilvl w:val="1"/>
          <w:numId w:val="15"/>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Output Simplified Evaluation Feature Class:</w:t>
      </w:r>
    </w:p>
    <w:p w:rsidR="0044557A" w:rsidRPr="006E6B22" w:rsidRDefault="0044557A" w:rsidP="0044557A">
      <w:pPr>
        <w:pStyle w:val="ListParagraph"/>
        <w:ind w:left="2160"/>
        <w:rPr>
          <w:rFonts w:ascii="Palatino Linotype" w:hAnsi="Palatino Linotype" w:cs="Lucida Sans Unicode"/>
          <w:b/>
          <w:color w:val="000000"/>
          <w:u w:val="single"/>
          <w:shd w:val="clear" w:color="auto" w:fill="FFFFFF"/>
          <w:lang w:eastAsia="zh-CN"/>
        </w:rPr>
      </w:pPr>
      <w:r>
        <w:rPr>
          <w:rFonts w:ascii="Palatino Linotype" w:hAnsi="Palatino Linotype"/>
          <w:b/>
          <w:i/>
          <w:color w:val="000000"/>
          <w:shd w:val="clear" w:color="auto" w:fill="FFFFFF"/>
        </w:rPr>
        <w:t>…Tutorial.gdb\</w:t>
      </w:r>
      <w:r w:rsidRPr="00C406B8">
        <w:rPr>
          <w:rFonts w:ascii="Palatino Linotype" w:hAnsi="Palatino Linotype"/>
          <w:b/>
          <w:i/>
          <w:color w:val="000000"/>
          <w:shd w:val="clear" w:color="auto" w:fill="FFFFFF"/>
        </w:rPr>
        <w:t>Phase3_Eval_Sys03_Groundwater</w:t>
      </w:r>
      <w:r>
        <w:rPr>
          <w:rFonts w:ascii="Palatino Linotype" w:hAnsi="Palatino Linotype"/>
          <w:b/>
          <w:i/>
          <w:color w:val="000000"/>
          <w:shd w:val="clear" w:color="auto" w:fill="FFFFFF"/>
        </w:rPr>
        <w:t>\</w:t>
      </w:r>
      <w:r w:rsidRPr="00EF7506">
        <w:rPr>
          <w:rFonts w:ascii="Palatino Linotype" w:hAnsi="Palatino Linotype"/>
          <w:b/>
          <w:i/>
          <w:color w:val="000000"/>
          <w:shd w:val="clear" w:color="auto" w:fill="FFFFFF"/>
        </w:rPr>
        <w:t>Sys03_Groundwater_StepA0</w:t>
      </w:r>
      <w:r>
        <w:rPr>
          <w:rFonts w:ascii="Palatino Linotype" w:hAnsi="Palatino Linotype"/>
          <w:b/>
          <w:i/>
          <w:color w:val="000000"/>
          <w:shd w:val="clear" w:color="auto" w:fill="FFFFFF"/>
        </w:rPr>
        <w:t>3</w:t>
      </w:r>
      <w:r w:rsidRPr="00EF7506">
        <w:rPr>
          <w:rFonts w:ascii="Palatino Linotype" w:hAnsi="Palatino Linotype"/>
          <w:b/>
          <w:i/>
          <w:color w:val="000000"/>
          <w:shd w:val="clear" w:color="auto" w:fill="FFFFFF"/>
        </w:rPr>
        <w:t>_</w:t>
      </w:r>
      <w:r>
        <w:rPr>
          <w:rFonts w:ascii="Palatino Linotype" w:hAnsi="Palatino Linotype"/>
          <w:b/>
          <w:i/>
          <w:color w:val="000000"/>
          <w:shd w:val="clear" w:color="auto" w:fill="FFFFFF"/>
        </w:rPr>
        <w:t>SimplifyPolygon_7500</w:t>
      </w:r>
    </w:p>
    <w:p w:rsidR="006E6B22" w:rsidRPr="006E6B22" w:rsidRDefault="006E6B22" w:rsidP="006E6B22">
      <w:pPr>
        <w:pStyle w:val="ListParagraph"/>
        <w:numPr>
          <w:ilvl w:val="1"/>
          <w:numId w:val="15"/>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Simplification Tolerance:</w:t>
      </w:r>
    </w:p>
    <w:p w:rsidR="006E6B22" w:rsidRPr="008E01A9" w:rsidRDefault="006E6B22" w:rsidP="006E6B22">
      <w:pPr>
        <w:pStyle w:val="ListParagraph"/>
        <w:ind w:left="2160"/>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shd w:val="clear" w:color="auto" w:fill="FFFFFF"/>
          <w:lang w:eastAsia="zh-CN"/>
        </w:rPr>
        <w:t>7500 Feet</w:t>
      </w:r>
    </w:p>
    <w:p w:rsidR="006B22F1" w:rsidRPr="00492091" w:rsidRDefault="00DC3A83" w:rsidP="006B22F1">
      <w:pPr>
        <w:pStyle w:val="ListParagraph"/>
        <w:numPr>
          <w:ilvl w:val="0"/>
          <w:numId w:val="15"/>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shd w:val="clear" w:color="auto" w:fill="FFFFFF"/>
          <w:lang w:eastAsia="zh-CN"/>
        </w:rPr>
        <w:t>Click OK</w:t>
      </w:r>
      <w:r w:rsidR="00492091">
        <w:rPr>
          <w:rFonts w:ascii="Palatino Linotype" w:hAnsi="Palatino Linotype" w:cs="Lucida Sans Unicode"/>
          <w:color w:val="000000"/>
          <w:shd w:val="clear" w:color="auto" w:fill="FFFFFF"/>
          <w:lang w:eastAsia="zh-CN"/>
        </w:rPr>
        <w:t>.</w:t>
      </w:r>
    </w:p>
    <w:p w:rsidR="00492091" w:rsidRPr="00492091" w:rsidRDefault="00492091" w:rsidP="00492091">
      <w:pPr>
        <w:rPr>
          <w:rFonts w:ascii="Palatino Linotype" w:hAnsi="Palatino Linotype" w:cs="Lucida Sans Unicode"/>
          <w:b/>
          <w:color w:val="000000"/>
          <w:u w:val="single"/>
          <w:shd w:val="clear" w:color="auto" w:fill="FFFFFF"/>
          <w:lang w:eastAsia="zh-CN"/>
        </w:rPr>
      </w:pPr>
      <w:r>
        <w:rPr>
          <w:rFonts w:ascii="Palatino Linotype" w:hAnsi="Palatino Linotype" w:cs="Lucida Sans Unicode"/>
          <w:b/>
          <w:noProof/>
          <w:color w:val="000000"/>
          <w:u w:val="single"/>
          <w:shd w:val="clear" w:color="auto" w:fill="FFFFFF"/>
        </w:rPr>
        <w:drawing>
          <wp:inline distT="0" distB="0" distL="0" distR="0" wp14:anchorId="17B58444" wp14:editId="299FD1D0">
            <wp:extent cx="5943600" cy="36309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_SimplifyPolygon_alternat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630930"/>
                    </a:xfrm>
                    <a:prstGeom prst="rect">
                      <a:avLst/>
                    </a:prstGeom>
                  </pic:spPr>
                </pic:pic>
              </a:graphicData>
            </a:graphic>
          </wp:inline>
        </w:drawing>
      </w:r>
    </w:p>
    <w:p w:rsidR="006B22F1" w:rsidRDefault="00492091" w:rsidP="00492091">
      <w:pPr>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lastRenderedPageBreak/>
        <w:t xml:space="preserve">The output will be (hopefully) added to you map. If output is empty, check if you used a full file path for input and try again if need be. </w:t>
      </w:r>
      <w:r w:rsidR="006E6B22">
        <w:rPr>
          <w:rFonts w:ascii="Palatino Linotype" w:hAnsi="Palatino Linotype" w:cs="Lucida Sans Unicode"/>
          <w:color w:val="000000"/>
          <w:shd w:val="clear" w:color="auto" w:fill="FFFFFF"/>
          <w:lang w:eastAsia="zh-CN"/>
        </w:rPr>
        <w:t xml:space="preserve">You will notice that the output layer looks less “cleaned” than outputs of other tools (e.g. it is unclipped to the study area); this is because this first tool was split off from the geometry cleaning portion, which is in the second tool. We will run this second tool now. You should use this intermediate output as input for anything but </w:t>
      </w:r>
      <w:r w:rsidR="006E6B22">
        <w:rPr>
          <w:rFonts w:ascii="Palatino Linotype" w:hAnsi="Palatino Linotype" w:cs="Lucida Sans Unicode"/>
          <w:b/>
          <w:color w:val="000000"/>
          <w:shd w:val="clear" w:color="auto" w:fill="FFFFFF"/>
          <w:lang w:eastAsia="zh-CN"/>
        </w:rPr>
        <w:t>4b. Integrate Simplify Polygon Output</w:t>
      </w:r>
      <w:r w:rsidR="006E6B22">
        <w:rPr>
          <w:rFonts w:ascii="Palatino Linotype" w:hAnsi="Palatino Linotype" w:cs="Lucida Sans Unicode"/>
          <w:color w:val="000000"/>
          <w:shd w:val="clear" w:color="auto" w:fill="FFFFFF"/>
          <w:lang w:eastAsia="zh-CN"/>
        </w:rPr>
        <w:t>.</w:t>
      </w:r>
    </w:p>
    <w:p w:rsidR="006E6B22" w:rsidRDefault="00673405" w:rsidP="006E6B22">
      <w:pPr>
        <w:jc w:val="center"/>
        <w:rPr>
          <w:rFonts w:ascii="Palatino Linotype" w:hAnsi="Palatino Linotype" w:cs="Lucida Sans Unicode"/>
          <w:color w:val="000000"/>
          <w:shd w:val="clear" w:color="auto" w:fill="FFFFFF"/>
          <w:lang w:eastAsia="zh-CN"/>
        </w:rPr>
      </w:pPr>
      <w:r w:rsidRPr="00673405">
        <w:rPr>
          <w:rFonts w:ascii="Palatino Linotype" w:hAnsi="Palatino Linotype"/>
          <w:noProof/>
          <w:color w:val="000000"/>
          <w:shd w:val="clear" w:color="auto" w:fill="FFFFFF"/>
        </w:rPr>
        <mc:AlternateContent>
          <mc:Choice Requires="wps">
            <w:drawing>
              <wp:anchor distT="45720" distB="45720" distL="114300" distR="114300" simplePos="0" relativeHeight="251667456" behindDoc="0" locked="0" layoutInCell="1" allowOverlap="1" wp14:anchorId="49878283" wp14:editId="6EA6BE45">
                <wp:simplePos x="0" y="0"/>
                <wp:positionH relativeFrom="margin">
                  <wp:align>left</wp:align>
                </wp:positionH>
                <wp:positionV relativeFrom="paragraph">
                  <wp:posOffset>2463607</wp:posOffset>
                </wp:positionV>
                <wp:extent cx="2360930" cy="1404620"/>
                <wp:effectExtent l="0" t="0" r="3810" b="571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a:ln w="9525">
                          <a:noFill/>
                          <a:miter lim="800000"/>
                          <a:headEnd/>
                          <a:tailEnd/>
                        </a:ln>
                      </wps:spPr>
                      <wps:txbx>
                        <w:txbxContent>
                          <w:p w:rsidR="00673405" w:rsidRPr="00673405" w:rsidRDefault="00673405" w:rsidP="00673405">
                            <w:pPr>
                              <w:rPr>
                                <w:b/>
                                <w:i/>
                              </w:rPr>
                            </w:pPr>
                            <w:r w:rsidRPr="00673405">
                              <w:rPr>
                                <w:b/>
                                <w:i/>
                              </w:rPr>
                              <w:t>Data provided by permission of King County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878283" id="_x0000_s1030" type="#_x0000_t202" style="position:absolute;left:0;text-align:left;margin-left:0;margin-top:194pt;width:185.9pt;height:110.6pt;z-index:25166745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" fillcolor="#f7fafd [180]" stroked="f">
                <v:fill color2="#cde0f2 [980]" colors="0 #f7fafd;48497f #b5d2ec;54395f #b5d2ec;1 #cee1f2" focus="100%" type="gradient">
                  <o:fill v:ext="view" type="gradientUnscaled"/>
                </v:fill>
                <v:textbox style="mso-fit-shape-to-text:t">
                  <w:txbxContent>
                    <w:p w:rsidR="00673405" w:rsidRPr="00673405" w:rsidRDefault="00673405" w:rsidP="00673405">
                      <w:pPr>
                        <w:rPr>
                          <w:b/>
                          <w:i/>
                        </w:rPr>
                      </w:pPr>
                      <w:r w:rsidRPr="00673405">
                        <w:rPr>
                          <w:b/>
                          <w:i/>
                        </w:rPr>
                        <w:t>Data provided by permission of King County</w:t>
                      </w:r>
                    </w:p>
                  </w:txbxContent>
                </v:textbox>
                <w10:wrap anchorx="margin"/>
              </v:shape>
            </w:pict>
          </mc:Fallback>
        </mc:AlternateContent>
      </w:r>
      <w:r w:rsidR="00AB1234">
        <w:rPr>
          <w:rFonts w:ascii="Palatino Linotype" w:hAnsi="Palatino Linotype" w:cs="Lucida Sans Unicode"/>
          <w:noProof/>
          <w:color w:val="000000"/>
          <w:shd w:val="clear" w:color="auto" w:fill="FFFFFF"/>
        </w:rPr>
        <w:drawing>
          <wp:inline distT="0" distB="0" distL="0" distR="0" wp14:anchorId="55AC1BCA" wp14:editId="46B2E6BB">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5_SimplifyPolygon_Ma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E6B22" w:rsidRPr="006E6B22" w:rsidRDefault="006E6B22" w:rsidP="00492091">
      <w:pPr>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t>To clean this intermediate output dataset</w:t>
      </w:r>
      <w:r w:rsidR="005952DC">
        <w:rPr>
          <w:rFonts w:ascii="Palatino Linotype" w:hAnsi="Palatino Linotype" w:cs="Lucida Sans Unicode"/>
          <w:color w:val="000000"/>
          <w:shd w:val="clear" w:color="auto" w:fill="FFFFFF"/>
          <w:lang w:eastAsia="zh-CN"/>
        </w:rPr>
        <w:t>, we will use the second (companion) tool.</w:t>
      </w:r>
      <w:r w:rsidR="00DD0016">
        <w:rPr>
          <w:rFonts w:ascii="Palatino Linotype" w:hAnsi="Palatino Linotype" w:cs="Lucida Sans Unicode"/>
          <w:color w:val="000000"/>
          <w:shd w:val="clear" w:color="auto" w:fill="FFFFFF"/>
          <w:lang w:eastAsia="zh-CN"/>
        </w:rPr>
        <w:t xml:space="preserve"> Be sure to run this part before running any other simplification tools.</w:t>
      </w:r>
    </w:p>
    <w:p w:rsidR="00492091" w:rsidRPr="006B22F1" w:rsidRDefault="00AB1234" w:rsidP="006B22F1">
      <w:pPr>
        <w:pStyle w:val="ListParagraph"/>
        <w:numPr>
          <w:ilvl w:val="0"/>
          <w:numId w:val="15"/>
        </w:numPr>
        <w:rPr>
          <w:rFonts w:ascii="Palatino Linotype" w:hAnsi="Palatino Linotype" w:cs="Lucida Sans Unicode"/>
          <w:b/>
          <w:color w:val="000000"/>
          <w:u w:val="single"/>
          <w:shd w:val="clear" w:color="auto" w:fill="FFFFFF"/>
          <w:lang w:eastAsia="zh-CN"/>
        </w:rPr>
      </w:pPr>
      <w:r>
        <w:rPr>
          <w:rFonts w:ascii="Palatino Linotype" w:hAnsi="Palatino Linotype"/>
          <w:color w:val="000000"/>
          <w:shd w:val="clear" w:color="auto" w:fill="FFFFFF"/>
        </w:rPr>
        <w:t xml:space="preserve">In the </w:t>
      </w:r>
      <w:proofErr w:type="spellStart"/>
      <w:r>
        <w:rPr>
          <w:rFonts w:ascii="Palatino Linotype" w:hAnsi="Palatino Linotype"/>
          <w:color w:val="000000"/>
          <w:shd w:val="clear" w:color="auto" w:fill="FFFFFF"/>
        </w:rPr>
        <w:t>GeodesignWorkshop</w:t>
      </w:r>
      <w:proofErr w:type="spellEnd"/>
      <w:r>
        <w:rPr>
          <w:rFonts w:ascii="Palatino Linotype" w:hAnsi="Palatino Linotype"/>
          <w:color w:val="000000"/>
          <w:shd w:val="clear" w:color="auto" w:fill="FFFFFF"/>
        </w:rPr>
        <w:t xml:space="preserve"> toolbox, open </w:t>
      </w:r>
      <w:r>
        <w:rPr>
          <w:rFonts w:ascii="Palatino Linotype" w:hAnsi="Palatino Linotype"/>
          <w:b/>
          <w:color w:val="000000"/>
          <w:shd w:val="clear" w:color="auto" w:fill="FFFFFF"/>
        </w:rPr>
        <w:t>4b. Integrate Simplify Polygon Output</w:t>
      </w:r>
      <w:r>
        <w:rPr>
          <w:rFonts w:ascii="Palatino Linotype" w:hAnsi="Palatino Linotype"/>
          <w:color w:val="000000"/>
          <w:shd w:val="clear" w:color="auto" w:fill="FFFFFF"/>
        </w:rPr>
        <w:t>.</w:t>
      </w:r>
    </w:p>
    <w:p w:rsidR="00AB1234" w:rsidRPr="00AB1234" w:rsidRDefault="00F77456" w:rsidP="00AB1234">
      <w:pPr>
        <w:pStyle w:val="ListParagraph"/>
        <w:numPr>
          <w:ilvl w:val="0"/>
          <w:numId w:val="15"/>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Simplify Polygon Output</w:t>
      </w:r>
      <w:r w:rsidR="00AB1234" w:rsidRPr="008E01A9">
        <w:rPr>
          <w:rFonts w:ascii="Palatino Linotype" w:hAnsi="Palatino Linotype" w:cs="Lucida Sans Unicode"/>
          <w:color w:val="000000"/>
          <w:u w:val="single"/>
          <w:shd w:val="clear" w:color="auto" w:fill="FFFFFF"/>
          <w:lang w:eastAsia="zh-CN"/>
        </w:rPr>
        <w:t xml:space="preserve"> Features</w:t>
      </w:r>
      <w:r w:rsidR="00AB1234">
        <w:rPr>
          <w:rFonts w:ascii="Palatino Linotype" w:hAnsi="Palatino Linotype" w:cs="Lucida Sans Unicode"/>
          <w:color w:val="000000"/>
          <w:shd w:val="clear" w:color="auto" w:fill="FFFFFF"/>
          <w:lang w:eastAsia="zh-CN"/>
        </w:rPr>
        <w:t xml:space="preserve"> is the </w:t>
      </w:r>
      <w:r>
        <w:rPr>
          <w:rFonts w:ascii="Palatino Linotype" w:hAnsi="Palatino Linotype" w:cs="Lucida Sans Unicode"/>
          <w:color w:val="000000"/>
          <w:shd w:val="clear" w:color="auto" w:fill="FFFFFF"/>
          <w:lang w:eastAsia="zh-CN"/>
        </w:rPr>
        <w:t xml:space="preserve">intermediate </w:t>
      </w:r>
      <w:r w:rsidR="00AB1234">
        <w:rPr>
          <w:rFonts w:ascii="Palatino Linotype" w:hAnsi="Palatino Linotype" w:cs="Lucida Sans Unicode"/>
          <w:color w:val="000000"/>
          <w:shd w:val="clear" w:color="auto" w:fill="FFFFFF"/>
          <w:lang w:eastAsia="zh-CN"/>
        </w:rPr>
        <w:t xml:space="preserve">feature class you </w:t>
      </w:r>
      <w:r>
        <w:rPr>
          <w:rFonts w:ascii="Palatino Linotype" w:hAnsi="Palatino Linotype" w:cs="Lucida Sans Unicode"/>
          <w:color w:val="000000"/>
          <w:shd w:val="clear" w:color="auto" w:fill="FFFFFF"/>
          <w:lang w:eastAsia="zh-CN"/>
        </w:rPr>
        <w:t>just created</w:t>
      </w:r>
      <w:r w:rsidR="00AB1234">
        <w:rPr>
          <w:rFonts w:ascii="Palatino Linotype" w:hAnsi="Palatino Linotype" w:cs="Lucida Sans Unicode"/>
          <w:color w:val="000000"/>
          <w:shd w:val="clear" w:color="auto" w:fill="FFFFFF"/>
          <w:lang w:eastAsia="zh-CN"/>
        </w:rPr>
        <w:t>.</w:t>
      </w:r>
    </w:p>
    <w:p w:rsidR="00AB1234" w:rsidRPr="002F5DFD" w:rsidRDefault="00F77456" w:rsidP="00AB1234">
      <w:pPr>
        <w:pStyle w:val="ListParagraph"/>
        <w:numPr>
          <w:ilvl w:val="1"/>
          <w:numId w:val="15"/>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b/>
          <w:i/>
          <w:color w:val="000000"/>
          <w:shd w:val="clear" w:color="auto" w:fill="FFFFFF"/>
          <w:lang w:eastAsia="zh-CN"/>
        </w:rPr>
        <w:t xml:space="preserve">You may now use ArcMap layers </w:t>
      </w:r>
      <w:r w:rsidR="004D1BAE">
        <w:rPr>
          <w:rFonts w:ascii="Palatino Linotype" w:hAnsi="Palatino Linotype" w:cs="Lucida Sans Unicode"/>
          <w:b/>
          <w:i/>
          <w:color w:val="000000"/>
          <w:shd w:val="clear" w:color="auto" w:fill="FFFFFF"/>
          <w:lang w:eastAsia="zh-CN"/>
        </w:rPr>
        <w:t xml:space="preserve">here </w:t>
      </w:r>
      <w:r>
        <w:rPr>
          <w:rFonts w:ascii="Palatino Linotype" w:hAnsi="Palatino Linotype" w:cs="Lucida Sans Unicode"/>
          <w:b/>
          <w:i/>
          <w:color w:val="000000"/>
          <w:shd w:val="clear" w:color="auto" w:fill="FFFFFF"/>
          <w:lang w:eastAsia="zh-CN"/>
        </w:rPr>
        <w:t>again.</w:t>
      </w:r>
    </w:p>
    <w:p w:rsidR="00AB1234" w:rsidRPr="00F77456" w:rsidRDefault="00F77456" w:rsidP="00AB1234">
      <w:pPr>
        <w:pStyle w:val="ListParagraph"/>
        <w:numPr>
          <w:ilvl w:val="0"/>
          <w:numId w:val="15"/>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Simplify</w:t>
      </w:r>
      <w:r w:rsidR="00AB1234">
        <w:rPr>
          <w:rFonts w:ascii="Palatino Linotype" w:hAnsi="Palatino Linotype" w:cs="Lucida Sans Unicode"/>
          <w:color w:val="000000"/>
          <w:u w:val="single"/>
          <w:shd w:val="clear" w:color="auto" w:fill="FFFFFF"/>
          <w:lang w:eastAsia="zh-CN"/>
        </w:rPr>
        <w:t xml:space="preserve"> </w:t>
      </w:r>
      <w:r>
        <w:rPr>
          <w:rFonts w:ascii="Palatino Linotype" w:hAnsi="Palatino Linotype" w:cs="Lucida Sans Unicode"/>
          <w:color w:val="000000"/>
          <w:u w:val="single"/>
          <w:shd w:val="clear" w:color="auto" w:fill="FFFFFF"/>
          <w:lang w:eastAsia="zh-CN"/>
        </w:rPr>
        <w:t>Polygon Input Features</w:t>
      </w:r>
      <w:r w:rsidR="00AB1234">
        <w:rPr>
          <w:rFonts w:ascii="Palatino Linotype" w:hAnsi="Palatino Linotype" w:cs="Lucida Sans Unicode"/>
          <w:color w:val="000000"/>
          <w:shd w:val="clear" w:color="auto" w:fill="FFFFFF"/>
          <w:lang w:eastAsia="zh-CN"/>
        </w:rPr>
        <w:t xml:space="preserve"> </w:t>
      </w:r>
      <w:r>
        <w:rPr>
          <w:rFonts w:ascii="Palatino Linotype" w:hAnsi="Palatino Linotype" w:cs="Lucida Sans Unicode"/>
          <w:color w:val="000000"/>
          <w:shd w:val="clear" w:color="auto" w:fill="FFFFFF"/>
          <w:lang w:eastAsia="zh-CN"/>
        </w:rPr>
        <w:t xml:space="preserve">is the feature class you used </w:t>
      </w:r>
      <w:r w:rsidRPr="00F77456">
        <w:rPr>
          <w:rFonts w:ascii="Palatino Linotype" w:hAnsi="Palatino Linotype" w:cs="Lucida Sans Unicode"/>
          <w:i/>
          <w:color w:val="000000"/>
          <w:shd w:val="clear" w:color="auto" w:fill="FFFFFF"/>
          <w:lang w:eastAsia="zh-CN"/>
        </w:rPr>
        <w:t>as input</w:t>
      </w:r>
      <w:r>
        <w:rPr>
          <w:rFonts w:ascii="Palatino Linotype" w:hAnsi="Palatino Linotype" w:cs="Lucida Sans Unicode"/>
          <w:color w:val="000000"/>
          <w:shd w:val="clear" w:color="auto" w:fill="FFFFFF"/>
          <w:lang w:eastAsia="zh-CN"/>
        </w:rPr>
        <w:t xml:space="preserve"> for the previous tool, </w:t>
      </w:r>
      <w:r>
        <w:rPr>
          <w:rFonts w:ascii="Palatino Linotype" w:hAnsi="Palatino Linotype" w:cs="Lucida Sans Unicode"/>
          <w:b/>
          <w:color w:val="000000"/>
          <w:shd w:val="clear" w:color="auto" w:fill="FFFFFF"/>
          <w:lang w:eastAsia="zh-CN"/>
        </w:rPr>
        <w:t>4a. Simplify Polygon Assist</w:t>
      </w:r>
      <w:r w:rsidR="00AB1234">
        <w:rPr>
          <w:rFonts w:ascii="Palatino Linotype" w:hAnsi="Palatino Linotype" w:cs="Lucida Sans Unicode"/>
          <w:color w:val="000000"/>
          <w:shd w:val="clear" w:color="auto" w:fill="FFFFFF"/>
          <w:lang w:eastAsia="zh-CN"/>
        </w:rPr>
        <w:t>.</w:t>
      </w:r>
    </w:p>
    <w:p w:rsidR="00F77456" w:rsidRPr="009C0E87" w:rsidRDefault="004D1BAE" w:rsidP="00F77456">
      <w:pPr>
        <w:pStyle w:val="ListParagraph"/>
        <w:numPr>
          <w:ilvl w:val="1"/>
          <w:numId w:val="15"/>
        </w:numPr>
        <w:rPr>
          <w:rFonts w:ascii="Palatino Linotype" w:hAnsi="Palatino Linotype" w:cs="Lucida Sans Unicode"/>
          <w:b/>
          <w:color w:val="000000"/>
          <w:shd w:val="clear" w:color="auto" w:fill="FFFFFF"/>
          <w:lang w:eastAsia="zh-CN"/>
        </w:rPr>
      </w:pPr>
      <w:r>
        <w:rPr>
          <w:rFonts w:ascii="Palatino Linotype" w:hAnsi="Palatino Linotype" w:cs="Lucida Sans Unicode"/>
          <w:b/>
          <w:i/>
          <w:color w:val="000000"/>
          <w:shd w:val="clear" w:color="auto" w:fill="FFFFFF"/>
          <w:lang w:eastAsia="zh-CN"/>
        </w:rPr>
        <w:t>However, this one</w:t>
      </w:r>
      <w:r w:rsidR="009C0E87">
        <w:rPr>
          <w:rFonts w:ascii="Palatino Linotype" w:hAnsi="Palatino Linotype" w:cs="Lucida Sans Unicode"/>
          <w:b/>
          <w:i/>
          <w:color w:val="000000"/>
          <w:shd w:val="clear" w:color="auto" w:fill="FFFFFF"/>
          <w:lang w:eastAsia="zh-CN"/>
        </w:rPr>
        <w:t xml:space="preserve"> suffers from the same bug as the last tool, and must be the </w:t>
      </w:r>
      <w:r w:rsidR="009C0E87">
        <w:rPr>
          <w:rFonts w:ascii="Palatino Linotype" w:hAnsi="Palatino Linotype" w:cs="Lucida Sans Unicode"/>
          <w:b/>
          <w:i/>
          <w:color w:val="000000"/>
          <w:u w:val="single"/>
          <w:shd w:val="clear" w:color="auto" w:fill="FFFFFF"/>
          <w:lang w:eastAsia="zh-CN"/>
        </w:rPr>
        <w:t>full file path of the feature class</w:t>
      </w:r>
      <w:r w:rsidR="00F77456" w:rsidRPr="00F77456">
        <w:rPr>
          <w:rFonts w:ascii="Palatino Linotype" w:hAnsi="Palatino Linotype" w:cs="Lucida Sans Unicode"/>
          <w:b/>
          <w:i/>
          <w:color w:val="000000"/>
          <w:shd w:val="clear" w:color="auto" w:fill="FFFFFF"/>
          <w:lang w:eastAsia="zh-CN"/>
        </w:rPr>
        <w:t>.</w:t>
      </w:r>
    </w:p>
    <w:p w:rsidR="009C0E87" w:rsidRPr="00F77456" w:rsidRDefault="009C0E87" w:rsidP="00F77456">
      <w:pPr>
        <w:pStyle w:val="ListParagraph"/>
        <w:numPr>
          <w:ilvl w:val="1"/>
          <w:numId w:val="15"/>
        </w:numPr>
        <w:rPr>
          <w:rFonts w:ascii="Palatino Linotype" w:hAnsi="Palatino Linotype" w:cs="Lucida Sans Unicode"/>
          <w:b/>
          <w:color w:val="000000"/>
          <w:shd w:val="clear" w:color="auto" w:fill="FFFFFF"/>
          <w:lang w:eastAsia="zh-CN"/>
        </w:rPr>
      </w:pPr>
      <w:r>
        <w:rPr>
          <w:rFonts w:ascii="Palatino Linotype" w:hAnsi="Palatino Linotype" w:cs="Lucida Sans Unicode"/>
          <w:color w:val="000000"/>
          <w:shd w:val="clear" w:color="auto" w:fill="FFFFFF"/>
          <w:lang w:eastAsia="zh-CN"/>
        </w:rPr>
        <w:t>Leaving this parameter as an ArcMap layer will cause it not to load correctly and will leave gaps around the edges of your output layer.</w:t>
      </w:r>
    </w:p>
    <w:p w:rsidR="00F77456" w:rsidRPr="008E01A9" w:rsidRDefault="00F77456" w:rsidP="00F77456">
      <w:pPr>
        <w:pStyle w:val="ListParagraph"/>
        <w:numPr>
          <w:ilvl w:val="0"/>
          <w:numId w:val="15"/>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 xml:space="preserve">Output </w:t>
      </w:r>
      <w:r w:rsidR="00102CE6">
        <w:rPr>
          <w:rFonts w:ascii="Palatino Linotype" w:hAnsi="Palatino Linotype" w:cs="Lucida Sans Unicode"/>
          <w:color w:val="000000"/>
          <w:u w:val="single"/>
          <w:shd w:val="clear" w:color="auto" w:fill="FFFFFF"/>
          <w:lang w:eastAsia="zh-CN"/>
        </w:rPr>
        <w:t>Reconciled</w:t>
      </w:r>
      <w:r>
        <w:rPr>
          <w:rFonts w:ascii="Palatino Linotype" w:hAnsi="Palatino Linotype" w:cs="Lucida Sans Unicode"/>
          <w:color w:val="000000"/>
          <w:u w:val="single"/>
          <w:shd w:val="clear" w:color="auto" w:fill="FFFFFF"/>
          <w:lang w:eastAsia="zh-CN"/>
        </w:rPr>
        <w:t xml:space="preserve"> Evaluation Feature Class</w:t>
      </w:r>
      <w:r>
        <w:rPr>
          <w:rFonts w:ascii="Palatino Linotype" w:hAnsi="Palatino Linotype" w:cs="Lucida Sans Unicode"/>
          <w:color w:val="000000"/>
          <w:shd w:val="clear" w:color="auto" w:fill="FFFFFF"/>
          <w:lang w:eastAsia="zh-CN"/>
        </w:rPr>
        <w:t xml:space="preserve"> you should put in your project geodatabase or feature dataset.</w:t>
      </w:r>
    </w:p>
    <w:p w:rsidR="006B22F1" w:rsidRPr="00F77456" w:rsidRDefault="00F77456" w:rsidP="006B22F1">
      <w:pPr>
        <w:pStyle w:val="ListParagraph"/>
        <w:numPr>
          <w:ilvl w:val="0"/>
          <w:numId w:val="15"/>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lastRenderedPageBreak/>
        <w:t>Color Priority</w:t>
      </w:r>
      <w:r>
        <w:rPr>
          <w:rFonts w:ascii="Palatino Linotype" w:hAnsi="Palatino Linotype" w:cs="Lucida Sans Unicode"/>
          <w:color w:val="000000"/>
          <w:shd w:val="clear" w:color="auto" w:fill="FFFFFF"/>
          <w:lang w:eastAsia="zh-CN"/>
        </w:rPr>
        <w:t xml:space="preserve"> makes its return here. This parameter is actually not really important if you used the </w:t>
      </w:r>
      <w:r>
        <w:rPr>
          <w:rFonts w:ascii="Palatino Linotype" w:hAnsi="Palatino Linotype" w:cs="Lucida Sans Unicode"/>
          <w:b/>
          <w:color w:val="000000"/>
          <w:shd w:val="clear" w:color="auto" w:fill="FFFFFF"/>
          <w:lang w:eastAsia="zh-CN"/>
        </w:rPr>
        <w:t>4a. Simplify Polygon</w:t>
      </w:r>
      <w:r>
        <w:rPr>
          <w:rFonts w:ascii="Palatino Linotype" w:hAnsi="Palatino Linotype" w:cs="Lucida Sans Unicode"/>
          <w:color w:val="000000"/>
          <w:shd w:val="clear" w:color="auto" w:fill="FFFFFF"/>
          <w:lang w:eastAsia="zh-CN"/>
        </w:rPr>
        <w:t xml:space="preserve"> tool as it will prevent overlaps on its own. However, if you ran </w:t>
      </w:r>
      <w:hyperlink r:id="rId40" w:history="1">
        <w:r w:rsidRPr="00DD0764">
          <w:rPr>
            <w:rStyle w:val="Hyperlink"/>
            <w:rFonts w:ascii="Palatino Linotype" w:hAnsi="Palatino Linotype" w:cs="Lucida Sans Unicode"/>
            <w:shd w:val="clear" w:color="auto" w:fill="FFFFFF"/>
            <w:lang w:eastAsia="zh-CN"/>
          </w:rPr>
          <w:t>Simplify Polygon</w:t>
        </w:r>
      </w:hyperlink>
      <w:r>
        <w:rPr>
          <w:rFonts w:ascii="Palatino Linotype" w:hAnsi="Palatino Linotype" w:cs="Lucida Sans Unicode"/>
          <w:color w:val="000000"/>
          <w:shd w:val="clear" w:color="auto" w:fill="FFFFFF"/>
          <w:lang w:eastAsia="zh-CN"/>
        </w:rPr>
        <w:t xml:space="preserve"> directly from </w:t>
      </w:r>
      <w:proofErr w:type="spellStart"/>
      <w:r>
        <w:rPr>
          <w:rFonts w:ascii="Palatino Linotype" w:hAnsi="Palatino Linotype" w:cs="Lucida Sans Unicode"/>
          <w:color w:val="000000"/>
          <w:shd w:val="clear" w:color="auto" w:fill="FFFFFF"/>
          <w:lang w:eastAsia="zh-CN"/>
        </w:rPr>
        <w:t>ArcToolbox</w:t>
      </w:r>
      <w:proofErr w:type="spellEnd"/>
      <w:r>
        <w:rPr>
          <w:rFonts w:ascii="Palatino Linotype" w:hAnsi="Palatino Linotype" w:cs="Lucida Sans Unicode"/>
          <w:color w:val="000000"/>
          <w:shd w:val="clear" w:color="auto" w:fill="FFFFFF"/>
          <w:lang w:eastAsia="zh-CN"/>
        </w:rPr>
        <w:t xml:space="preserve"> in order to make use out of all the parameters, you should define this parameter if did not have </w:t>
      </w:r>
      <w:r>
        <w:rPr>
          <w:rFonts w:ascii="Palatino Linotype" w:hAnsi="Palatino Linotype" w:cs="Lucida Sans Unicode"/>
          <w:color w:val="000000"/>
          <w:u w:val="single"/>
          <w:shd w:val="clear" w:color="auto" w:fill="FFFFFF"/>
          <w:lang w:eastAsia="zh-CN"/>
        </w:rPr>
        <w:t>Handling Topology Errors</w:t>
      </w:r>
      <w:r>
        <w:rPr>
          <w:rFonts w:ascii="Palatino Linotype" w:hAnsi="Palatino Linotype" w:cs="Lucida Sans Unicode"/>
          <w:color w:val="000000"/>
          <w:shd w:val="clear" w:color="auto" w:fill="FFFFFF"/>
          <w:lang w:eastAsia="zh-CN"/>
        </w:rPr>
        <w:t xml:space="preserve"> set to “RESOLVE_ERRORS”, as other options can lead to overlap of features.</w:t>
      </w:r>
    </w:p>
    <w:p w:rsidR="00F77456" w:rsidRPr="00F77456" w:rsidRDefault="00F77456" w:rsidP="00F77456">
      <w:pPr>
        <w:pStyle w:val="ListParagraph"/>
        <w:numPr>
          <w:ilvl w:val="1"/>
          <w:numId w:val="15"/>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shd w:val="clear" w:color="auto" w:fill="FFFFFF"/>
          <w:lang w:eastAsia="zh-CN"/>
        </w:rPr>
        <w:t xml:space="preserve">If you need to define this parameter, you should do so in the same way as during the </w:t>
      </w:r>
      <w:r>
        <w:rPr>
          <w:rFonts w:ascii="Palatino Linotype" w:hAnsi="Palatino Linotype" w:cs="Lucida Sans Unicode"/>
          <w:b/>
          <w:color w:val="000000"/>
          <w:shd w:val="clear" w:color="auto" w:fill="FFFFFF"/>
          <w:lang w:eastAsia="zh-CN"/>
        </w:rPr>
        <w:t>1. Create Initial Evaluation</w:t>
      </w:r>
      <w:r>
        <w:rPr>
          <w:rFonts w:ascii="Palatino Linotype" w:hAnsi="Palatino Linotype" w:cs="Lucida Sans Unicode"/>
          <w:color w:val="000000"/>
          <w:shd w:val="clear" w:color="auto" w:fill="FFFFFF"/>
          <w:lang w:eastAsia="zh-CN"/>
        </w:rPr>
        <w:t xml:space="preserve"> tool for consistency.</w:t>
      </w:r>
    </w:p>
    <w:p w:rsidR="00F77456" w:rsidRPr="00BF1DCF" w:rsidRDefault="00BF1DCF" w:rsidP="00F77456">
      <w:pPr>
        <w:pStyle w:val="ListParagraph"/>
        <w:numPr>
          <w:ilvl w:val="1"/>
          <w:numId w:val="15"/>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shd w:val="clear" w:color="auto" w:fill="FFFFFF"/>
          <w:lang w:eastAsia="zh-CN"/>
        </w:rPr>
        <w:t>It is also good practice just to treat this parameter as if it were necessary and define it as stated above, just in case something odd happens.</w:t>
      </w:r>
    </w:p>
    <w:p w:rsidR="00BF1DCF" w:rsidRPr="009C0E87" w:rsidRDefault="00830680" w:rsidP="00BF1DCF">
      <w:pPr>
        <w:pStyle w:val="ListParagraph"/>
        <w:numPr>
          <w:ilvl w:val="0"/>
          <w:numId w:val="15"/>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Manual Color Priority</w:t>
      </w:r>
      <w:r>
        <w:rPr>
          <w:rFonts w:ascii="Palatino Linotype" w:hAnsi="Palatino Linotype" w:cs="Lucida Sans Unicode"/>
          <w:color w:val="000000"/>
          <w:shd w:val="clear" w:color="auto" w:fill="FFFFFF"/>
          <w:lang w:eastAsia="zh-CN"/>
        </w:rPr>
        <w:t xml:space="preserve"> is also back in case you need to use a color priority not in the </w:t>
      </w:r>
      <w:r>
        <w:rPr>
          <w:rFonts w:ascii="Palatino Linotype" w:hAnsi="Palatino Linotype" w:cs="Lucida Sans Unicode"/>
          <w:color w:val="000000"/>
          <w:u w:val="single"/>
          <w:shd w:val="clear" w:color="auto" w:fill="FFFFFF"/>
          <w:lang w:eastAsia="zh-CN"/>
        </w:rPr>
        <w:t>Color Priority</w:t>
      </w:r>
      <w:r>
        <w:rPr>
          <w:rFonts w:ascii="Palatino Linotype" w:hAnsi="Palatino Linotype" w:cs="Lucida Sans Unicode"/>
          <w:color w:val="000000"/>
          <w:shd w:val="clear" w:color="auto" w:fill="FFFFFF"/>
          <w:lang w:eastAsia="zh-CN"/>
        </w:rPr>
        <w:t xml:space="preserve"> list. Any priority order defined here will override the one in </w:t>
      </w:r>
      <w:r>
        <w:rPr>
          <w:rFonts w:ascii="Palatino Linotype" w:hAnsi="Palatino Linotype" w:cs="Lucida Sans Unicode"/>
          <w:color w:val="000000"/>
          <w:u w:val="single"/>
          <w:shd w:val="clear" w:color="auto" w:fill="FFFFFF"/>
          <w:lang w:eastAsia="zh-CN"/>
        </w:rPr>
        <w:t>Color Priority</w:t>
      </w:r>
      <w:r>
        <w:rPr>
          <w:rFonts w:ascii="Palatino Linotype" w:hAnsi="Palatino Linotype" w:cs="Lucida Sans Unicode"/>
          <w:color w:val="000000"/>
          <w:shd w:val="clear" w:color="auto" w:fill="FFFFFF"/>
          <w:lang w:eastAsia="zh-CN"/>
        </w:rPr>
        <w:t>.</w:t>
      </w:r>
    </w:p>
    <w:p w:rsidR="009C0E87" w:rsidRDefault="009C0E87" w:rsidP="00BF1DCF">
      <w:pPr>
        <w:pStyle w:val="ListParagraph"/>
        <w:numPr>
          <w:ilvl w:val="0"/>
          <w:numId w:val="15"/>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b/>
          <w:color w:val="000000"/>
          <w:u w:val="single"/>
          <w:shd w:val="clear" w:color="auto" w:fill="FFFFFF"/>
          <w:lang w:eastAsia="zh-CN"/>
        </w:rPr>
        <w:t>Tutorial values:</w:t>
      </w:r>
    </w:p>
    <w:p w:rsidR="004D1BAE" w:rsidRPr="004D1BAE" w:rsidRDefault="009C0E87" w:rsidP="004D1BAE">
      <w:pPr>
        <w:pStyle w:val="ListParagraph"/>
        <w:numPr>
          <w:ilvl w:val="1"/>
          <w:numId w:val="15"/>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Simplify Polygon Output Features:</w:t>
      </w:r>
    </w:p>
    <w:p w:rsidR="004D1BAE" w:rsidRPr="004D1BAE" w:rsidRDefault="004D1BAE" w:rsidP="004D1BAE">
      <w:pPr>
        <w:pStyle w:val="ListParagraph"/>
        <w:ind w:left="2160"/>
        <w:rPr>
          <w:rFonts w:ascii="Palatino Linotype" w:hAnsi="Palatino Linotype"/>
          <w:b/>
          <w:i/>
          <w:color w:val="000000"/>
          <w:shd w:val="clear" w:color="auto" w:fill="FFFFFF"/>
        </w:rPr>
      </w:pPr>
      <w:r w:rsidRPr="00EF7506">
        <w:rPr>
          <w:rFonts w:ascii="Palatino Linotype" w:hAnsi="Palatino Linotype"/>
          <w:b/>
          <w:i/>
          <w:color w:val="000000"/>
          <w:shd w:val="clear" w:color="auto" w:fill="FFFFFF"/>
        </w:rPr>
        <w:t>Sys03_Groundwater_StepA0</w:t>
      </w:r>
      <w:r>
        <w:rPr>
          <w:rFonts w:ascii="Palatino Linotype" w:hAnsi="Palatino Linotype"/>
          <w:b/>
          <w:i/>
          <w:color w:val="000000"/>
          <w:shd w:val="clear" w:color="auto" w:fill="FFFFFF"/>
        </w:rPr>
        <w:t>3</w:t>
      </w:r>
      <w:r w:rsidRPr="00EF7506">
        <w:rPr>
          <w:rFonts w:ascii="Palatino Linotype" w:hAnsi="Palatino Linotype"/>
          <w:b/>
          <w:i/>
          <w:color w:val="000000"/>
          <w:shd w:val="clear" w:color="auto" w:fill="FFFFFF"/>
        </w:rPr>
        <w:t>_</w:t>
      </w:r>
      <w:r>
        <w:rPr>
          <w:rFonts w:ascii="Palatino Linotype" w:hAnsi="Palatino Linotype"/>
          <w:b/>
          <w:i/>
          <w:color w:val="000000"/>
          <w:shd w:val="clear" w:color="auto" w:fill="FFFFFF"/>
        </w:rPr>
        <w:t>SimplifyPolygon_7500</w:t>
      </w:r>
    </w:p>
    <w:p w:rsidR="009C0E87" w:rsidRPr="004D1BAE" w:rsidRDefault="009C0E87" w:rsidP="009C0E87">
      <w:pPr>
        <w:pStyle w:val="ListParagraph"/>
        <w:numPr>
          <w:ilvl w:val="1"/>
          <w:numId w:val="15"/>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Simplify Polygon Input Features:</w:t>
      </w:r>
    </w:p>
    <w:p w:rsidR="004D1BAE" w:rsidRDefault="004D1BAE" w:rsidP="004D1BAE">
      <w:pPr>
        <w:pStyle w:val="ListParagraph"/>
        <w:ind w:left="2160"/>
        <w:rPr>
          <w:rFonts w:ascii="Palatino Linotype" w:hAnsi="Palatino Linotype"/>
          <w:b/>
          <w:i/>
          <w:color w:val="000000"/>
          <w:shd w:val="clear" w:color="auto" w:fill="FFFFFF"/>
        </w:rPr>
      </w:pPr>
      <w:r>
        <w:rPr>
          <w:rFonts w:ascii="Palatino Linotype" w:hAnsi="Palatino Linotype"/>
          <w:b/>
          <w:i/>
          <w:color w:val="000000"/>
          <w:shd w:val="clear" w:color="auto" w:fill="FFFFFF"/>
        </w:rPr>
        <w:t>…Tutorial.gdb\</w:t>
      </w:r>
      <w:r w:rsidRPr="00C406B8">
        <w:rPr>
          <w:rFonts w:ascii="Palatino Linotype" w:hAnsi="Palatino Linotype"/>
          <w:b/>
          <w:i/>
          <w:color w:val="000000"/>
          <w:shd w:val="clear" w:color="auto" w:fill="FFFFFF"/>
        </w:rPr>
        <w:t>Phase3_Eval_Sys03_Groundwater</w:t>
      </w:r>
      <w:r>
        <w:rPr>
          <w:rFonts w:ascii="Palatino Linotype" w:hAnsi="Palatino Linotype"/>
          <w:b/>
          <w:i/>
          <w:color w:val="000000"/>
          <w:shd w:val="clear" w:color="auto" w:fill="FFFFFF"/>
        </w:rPr>
        <w:t>\</w:t>
      </w:r>
      <w:r w:rsidRPr="00EF7506">
        <w:rPr>
          <w:rFonts w:ascii="Palatino Linotype" w:hAnsi="Palatino Linotype"/>
          <w:b/>
          <w:i/>
          <w:color w:val="000000"/>
          <w:shd w:val="clear" w:color="auto" w:fill="FFFFFF"/>
        </w:rPr>
        <w:t>Sys03_Groundwater_StepA0</w:t>
      </w:r>
      <w:r>
        <w:rPr>
          <w:rFonts w:ascii="Palatino Linotype" w:hAnsi="Palatino Linotype"/>
          <w:b/>
          <w:i/>
          <w:color w:val="000000"/>
          <w:shd w:val="clear" w:color="auto" w:fill="FFFFFF"/>
        </w:rPr>
        <w:t>2</w:t>
      </w:r>
      <w:r w:rsidRPr="00EF7506">
        <w:rPr>
          <w:rFonts w:ascii="Palatino Linotype" w:hAnsi="Palatino Linotype"/>
          <w:b/>
          <w:i/>
          <w:color w:val="000000"/>
          <w:shd w:val="clear" w:color="auto" w:fill="FFFFFF"/>
        </w:rPr>
        <w:t>_</w:t>
      </w:r>
      <w:r>
        <w:rPr>
          <w:rFonts w:ascii="Palatino Linotype" w:hAnsi="Palatino Linotype"/>
          <w:b/>
          <w:i/>
          <w:color w:val="000000"/>
          <w:shd w:val="clear" w:color="auto" w:fill="FFFFFF"/>
        </w:rPr>
        <w:t>Eliminate2500000</w:t>
      </w:r>
    </w:p>
    <w:p w:rsidR="004D1BAE" w:rsidRPr="004D1BAE" w:rsidRDefault="004D1BAE" w:rsidP="004D1BAE">
      <w:pPr>
        <w:pStyle w:val="ListParagraph"/>
        <w:ind w:left="2160"/>
        <w:rPr>
          <w:rFonts w:ascii="Palatino Linotype" w:hAnsi="Palatino Linotype" w:cs="Lucida Sans Unicode"/>
          <w:color w:val="000000"/>
          <w:u w:val="single"/>
          <w:shd w:val="clear" w:color="auto" w:fill="FFFFFF"/>
          <w:lang w:eastAsia="zh-CN"/>
        </w:rPr>
      </w:pPr>
      <w:r w:rsidRPr="00AB1234">
        <w:rPr>
          <w:rFonts w:ascii="Palatino Linotype" w:hAnsi="Palatino Linotype"/>
          <w:color w:val="000000"/>
          <w:shd w:val="clear" w:color="auto" w:fill="FFFFFF"/>
        </w:rPr>
        <w:t xml:space="preserve">(Remember to use the full file path to your feature class this time, not just the ArcMap layer, or the output may </w:t>
      </w:r>
      <w:r>
        <w:rPr>
          <w:rFonts w:ascii="Palatino Linotype" w:hAnsi="Palatino Linotype"/>
          <w:color w:val="000000"/>
          <w:shd w:val="clear" w:color="auto" w:fill="FFFFFF"/>
        </w:rPr>
        <w:t>have gaps around the edges</w:t>
      </w:r>
      <w:r w:rsidRPr="00AB1234">
        <w:rPr>
          <w:rFonts w:ascii="Palatino Linotype" w:hAnsi="Palatino Linotype"/>
          <w:color w:val="000000"/>
          <w:shd w:val="clear" w:color="auto" w:fill="FFFFFF"/>
        </w:rPr>
        <w:t>!)</w:t>
      </w:r>
    </w:p>
    <w:p w:rsidR="009C0E87" w:rsidRPr="000F2FBD" w:rsidRDefault="009C0E87" w:rsidP="009C0E87">
      <w:pPr>
        <w:pStyle w:val="ListParagraph"/>
        <w:numPr>
          <w:ilvl w:val="1"/>
          <w:numId w:val="15"/>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Output Reconciled Evaluation Feature Class:</w:t>
      </w:r>
    </w:p>
    <w:p w:rsidR="000F2FBD" w:rsidRPr="000F2FBD" w:rsidRDefault="000F2FBD" w:rsidP="000F2FBD">
      <w:pPr>
        <w:pStyle w:val="ListParagraph"/>
        <w:ind w:left="2160"/>
        <w:rPr>
          <w:rFonts w:ascii="Palatino Linotype" w:hAnsi="Palatino Linotype" w:cs="Lucida Sans Unicode"/>
          <w:b/>
          <w:color w:val="000000"/>
          <w:u w:val="single"/>
          <w:shd w:val="clear" w:color="auto" w:fill="FFFFFF"/>
          <w:lang w:eastAsia="zh-CN"/>
        </w:rPr>
      </w:pPr>
      <w:r>
        <w:rPr>
          <w:rFonts w:ascii="Palatino Linotype" w:hAnsi="Palatino Linotype"/>
          <w:b/>
          <w:i/>
          <w:color w:val="000000"/>
          <w:shd w:val="clear" w:color="auto" w:fill="FFFFFF"/>
        </w:rPr>
        <w:t>…Tutorial.gdb\</w:t>
      </w:r>
      <w:r w:rsidRPr="00C406B8">
        <w:rPr>
          <w:rFonts w:ascii="Palatino Linotype" w:hAnsi="Palatino Linotype"/>
          <w:b/>
          <w:i/>
          <w:color w:val="000000"/>
          <w:shd w:val="clear" w:color="auto" w:fill="FFFFFF"/>
        </w:rPr>
        <w:t>Phase3_Eval_Sys03_Groundwater</w:t>
      </w:r>
      <w:r>
        <w:rPr>
          <w:rFonts w:ascii="Palatino Linotype" w:hAnsi="Palatino Linotype"/>
          <w:b/>
          <w:i/>
          <w:color w:val="000000"/>
          <w:shd w:val="clear" w:color="auto" w:fill="FFFFFF"/>
        </w:rPr>
        <w:t>\</w:t>
      </w:r>
      <w:r w:rsidRPr="00EF7506">
        <w:rPr>
          <w:rFonts w:ascii="Palatino Linotype" w:hAnsi="Palatino Linotype"/>
          <w:b/>
          <w:i/>
          <w:color w:val="000000"/>
          <w:shd w:val="clear" w:color="auto" w:fill="FFFFFF"/>
        </w:rPr>
        <w:t>Sys03_Groundwater_StepA0</w:t>
      </w:r>
      <w:r>
        <w:rPr>
          <w:rFonts w:ascii="Palatino Linotype" w:hAnsi="Palatino Linotype"/>
          <w:b/>
          <w:i/>
          <w:color w:val="000000"/>
          <w:shd w:val="clear" w:color="auto" w:fill="FFFFFF"/>
        </w:rPr>
        <w:t>4</w:t>
      </w:r>
      <w:r w:rsidRPr="00EF7506">
        <w:rPr>
          <w:rFonts w:ascii="Palatino Linotype" w:hAnsi="Palatino Linotype"/>
          <w:b/>
          <w:i/>
          <w:color w:val="000000"/>
          <w:shd w:val="clear" w:color="auto" w:fill="FFFFFF"/>
        </w:rPr>
        <w:t>_</w:t>
      </w:r>
      <w:r>
        <w:rPr>
          <w:rFonts w:ascii="Palatino Linotype" w:hAnsi="Palatino Linotype"/>
          <w:b/>
          <w:i/>
          <w:color w:val="000000"/>
          <w:shd w:val="clear" w:color="auto" w:fill="FFFFFF"/>
        </w:rPr>
        <w:t>IntegrateSP_7500</w:t>
      </w:r>
    </w:p>
    <w:p w:rsidR="009C0E87" w:rsidRPr="009832CF" w:rsidRDefault="009C0E87" w:rsidP="009C0E87">
      <w:pPr>
        <w:pStyle w:val="ListParagraph"/>
        <w:numPr>
          <w:ilvl w:val="1"/>
          <w:numId w:val="15"/>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Color Priority:</w:t>
      </w:r>
    </w:p>
    <w:p w:rsidR="009832CF" w:rsidRPr="009C0E87" w:rsidRDefault="009832CF" w:rsidP="009832CF">
      <w:pPr>
        <w:pStyle w:val="ListParagraph"/>
        <w:ind w:left="2160"/>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shd w:val="clear" w:color="auto" w:fill="FFFFFF"/>
          <w:lang w:eastAsia="zh-CN"/>
        </w:rPr>
        <w:t>“R2&gt;R1&gt;Y&gt;G1&gt;G2” (same as in 1. Create Initial Evaluation)</w:t>
      </w:r>
    </w:p>
    <w:p w:rsidR="009C0E87" w:rsidRPr="009C0E87" w:rsidRDefault="009C0E87" w:rsidP="00BF1DCF">
      <w:pPr>
        <w:pStyle w:val="ListParagraph"/>
        <w:numPr>
          <w:ilvl w:val="0"/>
          <w:numId w:val="15"/>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shd w:val="clear" w:color="auto" w:fill="FFFFFF"/>
          <w:lang w:eastAsia="zh-CN"/>
        </w:rPr>
        <w:t>Click OK.</w:t>
      </w:r>
    </w:p>
    <w:p w:rsidR="00D04976" w:rsidRDefault="00D04976" w:rsidP="00D04976">
      <w:pPr>
        <w:jc w:val="center"/>
        <w:rPr>
          <w:rFonts w:ascii="Palatino Linotype" w:hAnsi="Palatino Linotype" w:cs="Lucida Sans Unicode"/>
          <w:color w:val="000000"/>
          <w:shd w:val="clear" w:color="auto" w:fill="FFFFFF"/>
          <w:lang w:eastAsia="zh-CN"/>
        </w:rPr>
      </w:pPr>
      <w:r>
        <w:rPr>
          <w:rFonts w:ascii="Palatino Linotype" w:hAnsi="Palatino Linotype" w:cs="Lucida Sans Unicode"/>
          <w:noProof/>
          <w:color w:val="000000"/>
          <w:shd w:val="clear" w:color="auto" w:fill="FFFFFF"/>
        </w:rPr>
        <w:lastRenderedPageBreak/>
        <w:drawing>
          <wp:inline distT="0" distB="0" distL="0" distR="0" wp14:anchorId="5814CF2E" wp14:editId="315CFC91">
            <wp:extent cx="5943600" cy="36309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6_IntegrateSimplifyPolygonOutput_alternate.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630930"/>
                    </a:xfrm>
                    <a:prstGeom prst="rect">
                      <a:avLst/>
                    </a:prstGeom>
                  </pic:spPr>
                </pic:pic>
              </a:graphicData>
            </a:graphic>
          </wp:inline>
        </w:drawing>
      </w:r>
    </w:p>
    <w:p w:rsidR="00D04976" w:rsidRDefault="0044392B" w:rsidP="00D04976">
      <w:pPr>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t xml:space="preserve">The output dataset should be added to your map. </w:t>
      </w:r>
      <w:r>
        <w:rPr>
          <w:rFonts w:ascii="Palatino Linotype" w:hAnsi="Palatino Linotype" w:cs="Lucida Sans Unicode"/>
          <w:b/>
          <w:i/>
          <w:color w:val="000000"/>
          <w:shd w:val="clear" w:color="auto" w:fill="FFFFFF"/>
          <w:lang w:eastAsia="zh-CN"/>
        </w:rPr>
        <w:t>It is important here to check that the outer boundary of your evaluation matches with previous datasets (except the last, intermediate one).</w:t>
      </w:r>
      <w:r>
        <w:rPr>
          <w:rFonts w:ascii="Palatino Linotype" w:hAnsi="Palatino Linotype" w:cs="Lucida Sans Unicode"/>
          <w:color w:val="000000"/>
          <w:shd w:val="clear" w:color="auto" w:fill="FFFFFF"/>
          <w:lang w:eastAsia="zh-CN"/>
        </w:rPr>
        <w:t xml:space="preserve"> If you used an ArcMap layer as the </w:t>
      </w:r>
      <w:r>
        <w:rPr>
          <w:rFonts w:ascii="Palatino Linotype" w:hAnsi="Palatino Linotype" w:cs="Lucida Sans Unicode"/>
          <w:color w:val="000000"/>
          <w:u w:val="single"/>
          <w:shd w:val="clear" w:color="auto" w:fill="FFFFFF"/>
          <w:lang w:eastAsia="zh-CN"/>
        </w:rPr>
        <w:t>Simplify Polygon Input Features</w:t>
      </w:r>
      <w:r>
        <w:rPr>
          <w:rFonts w:ascii="Palatino Linotype" w:hAnsi="Palatino Linotype" w:cs="Lucida Sans Unicode"/>
          <w:color w:val="000000"/>
          <w:shd w:val="clear" w:color="auto" w:fill="FFFFFF"/>
          <w:lang w:eastAsia="zh-CN"/>
        </w:rPr>
        <w:t xml:space="preserve">, this can cause the outer boundary to be left empty. This is because, since the </w:t>
      </w:r>
      <w:hyperlink r:id="rId42" w:history="1">
        <w:r w:rsidRPr="00DD0764">
          <w:rPr>
            <w:rStyle w:val="Hyperlink"/>
            <w:rFonts w:ascii="Palatino Linotype" w:hAnsi="Palatino Linotype" w:cs="Lucida Sans Unicode"/>
            <w:shd w:val="clear" w:color="auto" w:fill="FFFFFF"/>
            <w:lang w:eastAsia="zh-CN"/>
          </w:rPr>
          <w:t>Simplify Polygon</w:t>
        </w:r>
      </w:hyperlink>
      <w:r>
        <w:rPr>
          <w:rFonts w:ascii="Palatino Linotype" w:hAnsi="Palatino Linotype" w:cs="Lucida Sans Unicode"/>
          <w:color w:val="000000"/>
          <w:shd w:val="clear" w:color="auto" w:fill="FFFFFF"/>
          <w:lang w:eastAsia="zh-CN"/>
        </w:rPr>
        <w:t xml:space="preserve"> tool changes the boundary of features, it leaves gaps and overruns across the study area boundary. Overruns are easy to handle with a clip, but gaps need a value to fill them in. This is why </w:t>
      </w:r>
      <w:r>
        <w:rPr>
          <w:rFonts w:ascii="Palatino Linotype" w:hAnsi="Palatino Linotype" w:cs="Lucida Sans Unicode"/>
          <w:color w:val="000000"/>
          <w:u w:val="single"/>
          <w:shd w:val="clear" w:color="auto" w:fill="FFFFFF"/>
          <w:lang w:eastAsia="zh-CN"/>
        </w:rPr>
        <w:t>Simplify Polygon Input Features</w:t>
      </w:r>
      <w:r>
        <w:rPr>
          <w:rFonts w:ascii="Palatino Linotype" w:hAnsi="Palatino Linotype" w:cs="Lucida Sans Unicode"/>
          <w:color w:val="000000"/>
          <w:shd w:val="clear" w:color="auto" w:fill="FFFFFF"/>
          <w:lang w:eastAsia="zh-CN"/>
        </w:rPr>
        <w:t xml:space="preserve"> is a parameter; it uses the previous dataset as the “best guess” for what color these gaps should be. If an ArcMap layer is used for this parameter, it will not load correctly for some reason, and thus the output dataset from </w:t>
      </w:r>
      <w:r>
        <w:rPr>
          <w:rFonts w:ascii="Palatino Linotype" w:hAnsi="Palatino Linotype" w:cs="Lucida Sans Unicode"/>
          <w:b/>
          <w:color w:val="000000"/>
          <w:shd w:val="clear" w:color="auto" w:fill="FFFFFF"/>
          <w:lang w:eastAsia="zh-CN"/>
        </w:rPr>
        <w:t>4b. Integrate Simplify Polygon Output</w:t>
      </w:r>
      <w:r>
        <w:rPr>
          <w:rFonts w:ascii="Palatino Linotype" w:hAnsi="Palatino Linotype" w:cs="Lucida Sans Unicode"/>
          <w:color w:val="000000"/>
          <w:shd w:val="clear" w:color="auto" w:fill="FFFFFF"/>
          <w:lang w:eastAsia="zh-CN"/>
        </w:rPr>
        <w:t xml:space="preserve"> will only be clipped, but not gap-filled, causing mismatch with the study area along the outer boundary. This is more damaging than it might seem, because only this tool and </w:t>
      </w:r>
      <w:r>
        <w:rPr>
          <w:rFonts w:ascii="Palatino Linotype" w:hAnsi="Palatino Linotype" w:cs="Lucida Sans Unicode"/>
          <w:b/>
          <w:color w:val="000000"/>
          <w:shd w:val="clear" w:color="auto" w:fill="FFFFFF"/>
          <w:lang w:eastAsia="zh-CN"/>
        </w:rPr>
        <w:t>1. Create Initial Evaluation</w:t>
      </w:r>
      <w:r w:rsidR="00AF6C39">
        <w:rPr>
          <w:rFonts w:ascii="Palatino Linotype" w:hAnsi="Palatino Linotype" w:cs="Lucida Sans Unicode"/>
          <w:color w:val="000000"/>
          <w:shd w:val="clear" w:color="auto" w:fill="FFFFFF"/>
          <w:lang w:eastAsia="zh-CN"/>
        </w:rPr>
        <w:t xml:space="preserve"> are designed to fill gaps. All other tools just clip as part of their geometry cleanup, meaning these outer gaps will not be quickly fixed by the next tool.</w:t>
      </w:r>
      <w:r w:rsidR="00517D83">
        <w:rPr>
          <w:rFonts w:ascii="Palatino Linotype" w:hAnsi="Palatino Linotype" w:cs="Lucida Sans Unicode"/>
          <w:color w:val="000000"/>
          <w:shd w:val="clear" w:color="auto" w:fill="FFFFFF"/>
          <w:lang w:eastAsia="zh-CN"/>
        </w:rPr>
        <w:t xml:space="preserve"> So, be sure to compare the outer boundary of your output from </w:t>
      </w:r>
      <w:r w:rsidR="00517D83">
        <w:rPr>
          <w:rFonts w:ascii="Palatino Linotype" w:hAnsi="Palatino Linotype" w:cs="Lucida Sans Unicode"/>
          <w:b/>
          <w:color w:val="000000"/>
          <w:shd w:val="clear" w:color="auto" w:fill="FFFFFF"/>
          <w:lang w:eastAsia="zh-CN"/>
        </w:rPr>
        <w:t>4b. Integrate Simplify Polygon Output</w:t>
      </w:r>
      <w:r w:rsidR="00517D83">
        <w:rPr>
          <w:rFonts w:ascii="Palatino Linotype" w:hAnsi="Palatino Linotype" w:cs="Lucida Sans Unicode"/>
          <w:color w:val="000000"/>
          <w:shd w:val="clear" w:color="auto" w:fill="FFFFFF"/>
          <w:lang w:eastAsia="zh-CN"/>
        </w:rPr>
        <w:t xml:space="preserve"> with the outer boundary of previous datasets, such as the one you used for </w:t>
      </w:r>
      <w:r w:rsidR="00517D83">
        <w:rPr>
          <w:rFonts w:ascii="Palatino Linotype" w:hAnsi="Palatino Linotype" w:cs="Lucida Sans Unicode"/>
          <w:color w:val="000000"/>
          <w:u w:val="single"/>
          <w:shd w:val="clear" w:color="auto" w:fill="FFFFFF"/>
          <w:lang w:eastAsia="zh-CN"/>
        </w:rPr>
        <w:t>Simplify Polygon Input Features</w:t>
      </w:r>
      <w:r w:rsidR="00517D83">
        <w:rPr>
          <w:rFonts w:ascii="Palatino Linotype" w:hAnsi="Palatino Linotype" w:cs="Lucida Sans Unicode"/>
          <w:color w:val="000000"/>
          <w:shd w:val="clear" w:color="auto" w:fill="FFFFFF"/>
          <w:lang w:eastAsia="zh-CN"/>
        </w:rPr>
        <w:t>.</w:t>
      </w:r>
      <w:r w:rsidR="008D2D44">
        <w:rPr>
          <w:rFonts w:ascii="Palatino Linotype" w:hAnsi="Palatino Linotype" w:cs="Lucida Sans Unicode"/>
          <w:color w:val="000000"/>
          <w:shd w:val="clear" w:color="auto" w:fill="FFFFFF"/>
          <w:lang w:eastAsia="zh-CN"/>
        </w:rPr>
        <w:t xml:space="preserve"> If you have verified that the boundaries match, this dataset is now ready to be used as the input for other tools.</w:t>
      </w:r>
    </w:p>
    <w:p w:rsidR="00517D83" w:rsidRDefault="00673405" w:rsidP="00517D83">
      <w:pPr>
        <w:jc w:val="center"/>
        <w:rPr>
          <w:rFonts w:ascii="Palatino Linotype" w:hAnsi="Palatino Linotype" w:cs="Lucida Sans Unicode"/>
          <w:color w:val="000000"/>
          <w:shd w:val="clear" w:color="auto" w:fill="FFFFFF"/>
          <w:lang w:eastAsia="zh-CN"/>
        </w:rPr>
      </w:pPr>
      <w:r w:rsidRPr="00673405">
        <w:rPr>
          <w:rFonts w:ascii="Palatino Linotype" w:hAnsi="Palatino Linotype"/>
          <w:noProof/>
          <w:color w:val="000000"/>
          <w:shd w:val="clear" w:color="auto" w:fill="FFFFFF"/>
        </w:rPr>
        <w:lastRenderedPageBreak/>
        <mc:AlternateContent>
          <mc:Choice Requires="wps">
            <w:drawing>
              <wp:anchor distT="45720" distB="45720" distL="114300" distR="114300" simplePos="0" relativeHeight="251669504" behindDoc="0" locked="0" layoutInCell="1" allowOverlap="1" wp14:anchorId="6DAAE424" wp14:editId="4FFF1F81">
                <wp:simplePos x="0" y="0"/>
                <wp:positionH relativeFrom="margin">
                  <wp:align>left</wp:align>
                </wp:positionH>
                <wp:positionV relativeFrom="paragraph">
                  <wp:posOffset>2517195</wp:posOffset>
                </wp:positionV>
                <wp:extent cx="2360930" cy="1404620"/>
                <wp:effectExtent l="0" t="0" r="3810" b="571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a:ln w="9525">
                          <a:noFill/>
                          <a:miter lim="800000"/>
                          <a:headEnd/>
                          <a:tailEnd/>
                        </a:ln>
                      </wps:spPr>
                      <wps:txbx>
                        <w:txbxContent>
                          <w:p w:rsidR="00673405" w:rsidRPr="00673405" w:rsidRDefault="00673405" w:rsidP="00673405">
                            <w:pPr>
                              <w:rPr>
                                <w:b/>
                                <w:i/>
                              </w:rPr>
                            </w:pPr>
                            <w:r w:rsidRPr="00673405">
                              <w:rPr>
                                <w:b/>
                                <w:i/>
                              </w:rPr>
                              <w:t>Data provided by permission of King County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AAE424" id="_x0000_s1031" type="#_x0000_t202" style="position:absolute;left:0;text-align:left;margin-left:0;margin-top:198.2pt;width:185.9pt;height:110.6pt;z-index:25166950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" fillcolor="#f7fafd [180]" stroked="f">
                <v:fill color2="#cde0f2 [980]" colors="0 #f7fafd;48497f #b5d2ec;54395f #b5d2ec;1 #cee1f2" focus="100%" type="gradient">
                  <o:fill v:ext="view" type="gradientUnscaled"/>
                </v:fill>
                <v:textbox style="mso-fit-shape-to-text:t">
                  <w:txbxContent>
                    <w:p w:rsidR="00673405" w:rsidRPr="00673405" w:rsidRDefault="00673405" w:rsidP="00673405">
                      <w:pPr>
                        <w:rPr>
                          <w:b/>
                          <w:i/>
                        </w:rPr>
                      </w:pPr>
                      <w:r w:rsidRPr="00673405">
                        <w:rPr>
                          <w:b/>
                          <w:i/>
                        </w:rPr>
                        <w:t>Data provided by permission of King County</w:t>
                      </w:r>
                    </w:p>
                  </w:txbxContent>
                </v:textbox>
                <w10:wrap anchorx="margin"/>
              </v:shape>
            </w:pict>
          </mc:Fallback>
        </mc:AlternateContent>
      </w:r>
      <w:r w:rsidR="00517D83">
        <w:rPr>
          <w:rFonts w:ascii="Palatino Linotype" w:hAnsi="Palatino Linotype" w:cs="Lucida Sans Unicode"/>
          <w:noProof/>
          <w:color w:val="000000"/>
          <w:shd w:val="clear" w:color="auto" w:fill="FFFFFF"/>
        </w:rPr>
        <w:drawing>
          <wp:inline distT="0" distB="0" distL="0" distR="0" wp14:anchorId="413842ED" wp14:editId="266C637A">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6_IntegrateSimplifyPolygonOutput_Ma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36C9D" w:rsidRPr="00A36C9D" w:rsidRDefault="00A36C9D" w:rsidP="00A36C9D">
      <w:pPr>
        <w:rPr>
          <w:rFonts w:ascii="Palatino Linotype" w:hAnsi="Palatino Linotype" w:cs="Lucida Sans Unicode"/>
          <w:color w:val="000000"/>
          <w:shd w:val="clear" w:color="auto" w:fill="FFFFFF"/>
          <w:lang w:eastAsia="zh-CN"/>
        </w:rPr>
      </w:pPr>
      <w:r>
        <w:rPr>
          <w:rFonts w:ascii="Palatino Linotype" w:hAnsi="Palatino Linotype" w:cs="Lucida Sans Unicode"/>
          <w:b/>
          <w:color w:val="000000"/>
          <w:shd w:val="clear" w:color="auto" w:fill="FFFFFF"/>
          <w:lang w:eastAsia="zh-CN"/>
        </w:rPr>
        <w:t xml:space="preserve">Advantages: </w:t>
      </w:r>
      <w:r>
        <w:rPr>
          <w:rFonts w:ascii="Palatino Linotype" w:hAnsi="Palatino Linotype" w:cs="Lucida Sans Unicode"/>
          <w:color w:val="000000"/>
          <w:shd w:val="clear" w:color="auto" w:fill="FFFFFF"/>
          <w:lang w:eastAsia="zh-CN"/>
        </w:rPr>
        <w:t xml:space="preserve">The Simplify Polygon tools are the only ones that directly address feature geometry (vertex count) as a way to reduce file size as well – this was discovered late in the process. It gives you a way to simplify if you are not sure you need to remove more features, but still need simplification. This tool is also the only one that clean the grid cell-like polygon boundaries left by </w:t>
      </w:r>
      <w:r>
        <w:rPr>
          <w:rFonts w:ascii="Palatino Linotype" w:hAnsi="Palatino Linotype" w:cs="Lucida Sans Unicode"/>
          <w:b/>
          <w:color w:val="000000"/>
          <w:shd w:val="clear" w:color="auto" w:fill="FFFFFF"/>
          <w:lang w:eastAsia="zh-CN"/>
        </w:rPr>
        <w:t>2. Raster Focal Mean</w:t>
      </w:r>
      <w:r>
        <w:rPr>
          <w:rFonts w:ascii="Palatino Linotype" w:hAnsi="Palatino Linotype" w:cs="Lucida Sans Unicode"/>
          <w:color w:val="000000"/>
          <w:shd w:val="clear" w:color="auto" w:fill="FFFFFF"/>
          <w:lang w:eastAsia="zh-CN"/>
        </w:rPr>
        <w:t xml:space="preserve"> (zoom close to the before and after maps to see this)</w:t>
      </w:r>
      <w:r w:rsidR="00A533AA">
        <w:rPr>
          <w:rFonts w:ascii="Palatino Linotype" w:hAnsi="Palatino Linotype" w:cs="Lucida Sans Unicode"/>
          <w:color w:val="000000"/>
          <w:shd w:val="clear" w:color="auto" w:fill="FFFFFF"/>
          <w:lang w:eastAsia="zh-CN"/>
        </w:rPr>
        <w:t>. The tool can also be run at dif</w:t>
      </w:r>
      <w:r w:rsidR="00D64D0F">
        <w:rPr>
          <w:rFonts w:ascii="Palatino Linotype" w:hAnsi="Palatino Linotype" w:cs="Lucida Sans Unicode"/>
          <w:color w:val="000000"/>
          <w:shd w:val="clear" w:color="auto" w:fill="FFFFFF"/>
          <w:lang w:eastAsia="zh-CN"/>
        </w:rPr>
        <w:t>ferent tolerance levels (e.g. 7</w:t>
      </w:r>
      <w:r w:rsidR="00A533AA">
        <w:rPr>
          <w:rFonts w:ascii="Palatino Linotype" w:hAnsi="Palatino Linotype" w:cs="Lucida Sans Unicode"/>
          <w:color w:val="000000"/>
          <w:shd w:val="clear" w:color="auto" w:fill="FFFFFF"/>
          <w:lang w:eastAsia="zh-CN"/>
        </w:rPr>
        <w:t xml:space="preserve">500 </w:t>
      </w:r>
      <w:proofErr w:type="spellStart"/>
      <w:r w:rsidR="00A533AA">
        <w:rPr>
          <w:rFonts w:ascii="Palatino Linotype" w:hAnsi="Palatino Linotype" w:cs="Lucida Sans Unicode"/>
          <w:color w:val="000000"/>
          <w:shd w:val="clear" w:color="auto" w:fill="FFFFFF"/>
          <w:lang w:eastAsia="zh-CN"/>
        </w:rPr>
        <w:t>ft</w:t>
      </w:r>
      <w:proofErr w:type="spellEnd"/>
      <w:r w:rsidR="00A533AA">
        <w:rPr>
          <w:rFonts w:ascii="Palatino Linotype" w:hAnsi="Palatino Linotype" w:cs="Lucida Sans Unicode"/>
          <w:color w:val="000000"/>
          <w:shd w:val="clear" w:color="auto" w:fill="FFFFFF"/>
          <w:lang w:eastAsia="zh-CN"/>
        </w:rPr>
        <w:t xml:space="preserve"> vs. 1000 ft.) to determine if you want to really simplify </w:t>
      </w:r>
    </w:p>
    <w:p w:rsidR="00EB2E7E" w:rsidRDefault="00A36C9D" w:rsidP="00EB2E7E">
      <w:pPr>
        <w:rPr>
          <w:rFonts w:ascii="Palatino Linotype" w:hAnsi="Palatino Linotype" w:cs="Lucida Sans Unicode"/>
          <w:color w:val="000000"/>
          <w:shd w:val="clear" w:color="auto" w:fill="FFFFFF"/>
          <w:lang w:eastAsia="zh-CN"/>
        </w:rPr>
      </w:pPr>
      <w:r>
        <w:rPr>
          <w:rFonts w:ascii="Palatino Linotype" w:hAnsi="Palatino Linotype" w:cs="Lucida Sans Unicode"/>
          <w:b/>
          <w:color w:val="000000"/>
          <w:shd w:val="clear" w:color="auto" w:fill="FFFFFF"/>
          <w:lang w:eastAsia="zh-CN"/>
        </w:rPr>
        <w:t>Disadvantages:</w:t>
      </w:r>
      <w:r>
        <w:rPr>
          <w:rFonts w:ascii="Palatino Linotype" w:hAnsi="Palatino Linotype" w:cs="Lucida Sans Unicode"/>
          <w:color w:val="000000"/>
          <w:shd w:val="clear" w:color="auto" w:fill="FFFFFF"/>
          <w:lang w:eastAsia="zh-CN"/>
        </w:rPr>
        <w:t xml:space="preserve"> </w:t>
      </w:r>
      <w:r w:rsidR="001364C4">
        <w:rPr>
          <w:rFonts w:ascii="Palatino Linotype" w:hAnsi="Palatino Linotype" w:cs="Lucida Sans Unicode"/>
          <w:color w:val="000000"/>
          <w:shd w:val="clear" w:color="auto" w:fill="FFFFFF"/>
          <w:lang w:eastAsia="zh-CN"/>
        </w:rPr>
        <w:t>Quite a few actually. The split two-tool structure of Simplify Polygon leads to greater chance of error and the bug with two of the parameters can cause frustration or lead to gaps in output data</w:t>
      </w:r>
      <w:r>
        <w:rPr>
          <w:rFonts w:ascii="Palatino Linotype" w:hAnsi="Palatino Linotype" w:cs="Lucida Sans Unicode"/>
          <w:color w:val="000000"/>
          <w:shd w:val="clear" w:color="auto" w:fill="FFFFFF"/>
          <w:lang w:eastAsia="zh-CN"/>
        </w:rPr>
        <w:t>.</w:t>
      </w:r>
      <w:r w:rsidR="001364C4">
        <w:rPr>
          <w:rFonts w:ascii="Palatino Linotype" w:hAnsi="Palatino Linotype" w:cs="Lucida Sans Unicode"/>
          <w:color w:val="000000"/>
          <w:shd w:val="clear" w:color="auto" w:fill="FFFFFF"/>
          <w:lang w:eastAsia="zh-CN"/>
        </w:rPr>
        <w:t xml:space="preserve"> So, be sure that you use the </w:t>
      </w:r>
      <w:r w:rsidR="001364C4" w:rsidRPr="001364C4">
        <w:rPr>
          <w:rFonts w:ascii="Palatino Linotype" w:hAnsi="Palatino Linotype" w:cs="Lucida Sans Unicode"/>
          <w:color w:val="000000"/>
          <w:u w:val="single"/>
          <w:shd w:val="clear" w:color="auto" w:fill="FFFFFF"/>
          <w:lang w:eastAsia="zh-CN"/>
        </w:rPr>
        <w:t>file path</w:t>
      </w:r>
      <w:r w:rsidR="001364C4">
        <w:rPr>
          <w:rFonts w:ascii="Palatino Linotype" w:hAnsi="Palatino Linotype" w:cs="Lucida Sans Unicode"/>
          <w:color w:val="000000"/>
          <w:shd w:val="clear" w:color="auto" w:fill="FFFFFF"/>
          <w:lang w:eastAsia="zh-CN"/>
        </w:rPr>
        <w:t xml:space="preserve"> of the feature class (not the ArcMap layer) for both the </w:t>
      </w:r>
      <w:r w:rsidR="001364C4">
        <w:rPr>
          <w:rFonts w:ascii="Palatino Linotype" w:hAnsi="Palatino Linotype" w:cs="Lucida Sans Unicode"/>
          <w:color w:val="000000"/>
          <w:u w:val="single"/>
          <w:shd w:val="clear" w:color="auto" w:fill="FFFFFF"/>
          <w:lang w:eastAsia="zh-CN"/>
        </w:rPr>
        <w:t>Input Evaluation Features</w:t>
      </w:r>
      <w:r w:rsidR="001364C4">
        <w:rPr>
          <w:rFonts w:ascii="Palatino Linotype" w:hAnsi="Palatino Linotype" w:cs="Lucida Sans Unicode"/>
          <w:color w:val="000000"/>
          <w:shd w:val="clear" w:color="auto" w:fill="FFFFFF"/>
          <w:lang w:eastAsia="zh-CN"/>
        </w:rPr>
        <w:t xml:space="preserve"> in </w:t>
      </w:r>
      <w:r w:rsidR="001364C4">
        <w:rPr>
          <w:rFonts w:ascii="Palatino Linotype" w:hAnsi="Palatino Linotype" w:cs="Lucida Sans Unicode"/>
          <w:b/>
          <w:color w:val="000000"/>
          <w:shd w:val="clear" w:color="auto" w:fill="FFFFFF"/>
          <w:lang w:eastAsia="zh-CN"/>
        </w:rPr>
        <w:t>4a. Simplify Polygon Assist</w:t>
      </w:r>
      <w:r w:rsidR="001364C4">
        <w:rPr>
          <w:rFonts w:ascii="Palatino Linotype" w:hAnsi="Palatino Linotype" w:cs="Lucida Sans Unicode"/>
          <w:color w:val="000000"/>
          <w:shd w:val="clear" w:color="auto" w:fill="FFFFFF"/>
          <w:lang w:eastAsia="zh-CN"/>
        </w:rPr>
        <w:t xml:space="preserve"> and the </w:t>
      </w:r>
      <w:r w:rsidR="001364C4">
        <w:rPr>
          <w:rFonts w:ascii="Palatino Linotype" w:hAnsi="Palatino Linotype" w:cs="Lucida Sans Unicode"/>
          <w:color w:val="000000"/>
          <w:u w:val="single"/>
          <w:shd w:val="clear" w:color="auto" w:fill="FFFFFF"/>
          <w:lang w:eastAsia="zh-CN"/>
        </w:rPr>
        <w:t>Simplify Polygon Input Features</w:t>
      </w:r>
      <w:r w:rsidR="001364C4">
        <w:rPr>
          <w:rFonts w:ascii="Palatino Linotype" w:hAnsi="Palatino Linotype" w:cs="Lucida Sans Unicode"/>
          <w:color w:val="000000"/>
          <w:shd w:val="clear" w:color="auto" w:fill="FFFFFF"/>
          <w:lang w:eastAsia="zh-CN"/>
        </w:rPr>
        <w:t xml:space="preserve"> in </w:t>
      </w:r>
      <w:r w:rsidR="001364C4">
        <w:rPr>
          <w:rFonts w:ascii="Palatino Linotype" w:hAnsi="Palatino Linotype" w:cs="Lucida Sans Unicode"/>
          <w:b/>
          <w:color w:val="000000"/>
          <w:shd w:val="clear" w:color="auto" w:fill="FFFFFF"/>
          <w:lang w:eastAsia="zh-CN"/>
        </w:rPr>
        <w:t>4b. Integrate Simplify Polygon Output</w:t>
      </w:r>
      <w:r w:rsidR="001364C4">
        <w:rPr>
          <w:rFonts w:ascii="Palatino Linotype" w:hAnsi="Palatino Linotype" w:cs="Lucida Sans Unicode"/>
          <w:color w:val="000000"/>
          <w:shd w:val="clear" w:color="auto" w:fill="FFFFFF"/>
          <w:lang w:eastAsia="zh-CN"/>
        </w:rPr>
        <w:t xml:space="preserve">. Another issue with this tool is that it </w:t>
      </w:r>
      <w:r w:rsidR="001364C4">
        <w:rPr>
          <w:rFonts w:ascii="Palatino Linotype" w:hAnsi="Palatino Linotype" w:cs="Lucida Sans Unicode"/>
          <w:i/>
          <w:color w:val="000000"/>
          <w:shd w:val="clear" w:color="auto" w:fill="FFFFFF"/>
          <w:lang w:eastAsia="zh-CN"/>
        </w:rPr>
        <w:t>straightens</w:t>
      </w:r>
      <w:r w:rsidR="001364C4">
        <w:rPr>
          <w:rFonts w:ascii="Palatino Linotype" w:hAnsi="Palatino Linotype" w:cs="Lucida Sans Unicode"/>
          <w:color w:val="000000"/>
          <w:shd w:val="clear" w:color="auto" w:fill="FFFFFF"/>
          <w:lang w:eastAsia="zh-CN"/>
        </w:rPr>
        <w:t xml:space="preserve"> edges more than </w:t>
      </w:r>
      <w:r w:rsidR="001364C4">
        <w:rPr>
          <w:rFonts w:ascii="Palatino Linotype" w:hAnsi="Palatino Linotype" w:cs="Lucida Sans Unicode"/>
          <w:i/>
          <w:color w:val="000000"/>
          <w:shd w:val="clear" w:color="auto" w:fill="FFFFFF"/>
          <w:lang w:eastAsia="zh-CN"/>
        </w:rPr>
        <w:t>smooths edges</w:t>
      </w:r>
      <w:r w:rsidR="001364C4">
        <w:rPr>
          <w:rFonts w:ascii="Palatino Linotype" w:hAnsi="Palatino Linotype" w:cs="Lucida Sans Unicode"/>
          <w:color w:val="000000"/>
          <w:shd w:val="clear" w:color="auto" w:fill="FFFFFF"/>
          <w:lang w:eastAsia="zh-CN"/>
        </w:rPr>
        <w:t xml:space="preserve"> (which would entail adding more vertices, which is not desired). This can leave features look</w:t>
      </w:r>
      <w:r w:rsidR="00962F04">
        <w:rPr>
          <w:rFonts w:ascii="Palatino Linotype" w:hAnsi="Palatino Linotype" w:cs="Lucida Sans Unicode"/>
          <w:color w:val="000000"/>
          <w:shd w:val="clear" w:color="auto" w:fill="FFFFFF"/>
          <w:lang w:eastAsia="zh-CN"/>
        </w:rPr>
        <w:t>ing</w:t>
      </w:r>
      <w:r w:rsidR="001364C4">
        <w:rPr>
          <w:rFonts w:ascii="Palatino Linotype" w:hAnsi="Palatino Linotype" w:cs="Lucida Sans Unicode"/>
          <w:color w:val="000000"/>
          <w:shd w:val="clear" w:color="auto" w:fill="FFFFFF"/>
          <w:lang w:eastAsia="zh-CN"/>
        </w:rPr>
        <w:t xml:space="preserve"> very stark and angul</w:t>
      </w:r>
      <w:r w:rsidR="00D64D0F">
        <w:rPr>
          <w:rFonts w:ascii="Palatino Linotype" w:hAnsi="Palatino Linotype" w:cs="Lucida Sans Unicode"/>
          <w:color w:val="000000"/>
          <w:shd w:val="clear" w:color="auto" w:fill="FFFFFF"/>
          <w:lang w:eastAsia="zh-CN"/>
        </w:rPr>
        <w:t>ar when run with a high (e.g. 7</w:t>
      </w:r>
      <w:r w:rsidR="001364C4">
        <w:rPr>
          <w:rFonts w:ascii="Palatino Linotype" w:hAnsi="Palatino Linotype" w:cs="Lucida Sans Unicode"/>
          <w:color w:val="000000"/>
          <w:shd w:val="clear" w:color="auto" w:fill="FFFFFF"/>
          <w:lang w:eastAsia="zh-CN"/>
        </w:rPr>
        <w:t xml:space="preserve">500 </w:t>
      </w:r>
      <w:proofErr w:type="spellStart"/>
      <w:r w:rsidR="001364C4">
        <w:rPr>
          <w:rFonts w:ascii="Palatino Linotype" w:hAnsi="Palatino Linotype" w:cs="Lucida Sans Unicode"/>
          <w:color w:val="000000"/>
          <w:shd w:val="clear" w:color="auto" w:fill="FFFFFF"/>
          <w:lang w:eastAsia="zh-CN"/>
        </w:rPr>
        <w:t>ft</w:t>
      </w:r>
      <w:proofErr w:type="spellEnd"/>
      <w:r w:rsidR="001364C4">
        <w:rPr>
          <w:rFonts w:ascii="Palatino Linotype" w:hAnsi="Palatino Linotype" w:cs="Lucida Sans Unicode"/>
          <w:color w:val="000000"/>
          <w:shd w:val="clear" w:color="auto" w:fill="FFFFFF"/>
          <w:lang w:eastAsia="zh-CN"/>
        </w:rPr>
        <w:t>) tolerance and not the best for a final evaluation</w:t>
      </w:r>
      <w:r w:rsidR="00962F04">
        <w:rPr>
          <w:rFonts w:ascii="Palatino Linotype" w:hAnsi="Palatino Linotype" w:cs="Lucida Sans Unicode"/>
          <w:color w:val="000000"/>
          <w:shd w:val="clear" w:color="auto" w:fill="FFFFFF"/>
          <w:lang w:eastAsia="zh-CN"/>
        </w:rPr>
        <w:t xml:space="preserve"> (see above)</w:t>
      </w:r>
      <w:r w:rsidR="001364C4">
        <w:rPr>
          <w:rFonts w:ascii="Palatino Linotype" w:hAnsi="Palatino Linotype" w:cs="Lucida Sans Unicode"/>
          <w:color w:val="000000"/>
          <w:shd w:val="clear" w:color="auto" w:fill="FFFFFF"/>
          <w:lang w:eastAsia="zh-CN"/>
        </w:rPr>
        <w:t xml:space="preserve">. </w:t>
      </w:r>
      <w:r w:rsidR="00962F04">
        <w:rPr>
          <w:rFonts w:ascii="Palatino Linotype" w:hAnsi="Palatino Linotype" w:cs="Lucida Sans Unicode"/>
          <w:color w:val="000000"/>
          <w:shd w:val="clear" w:color="auto" w:fill="FFFFFF"/>
          <w:lang w:eastAsia="zh-CN"/>
        </w:rPr>
        <w:t xml:space="preserve">It is recommended actually that you do another run of </w:t>
      </w:r>
      <w:r w:rsidR="00962F04">
        <w:rPr>
          <w:rFonts w:ascii="Palatino Linotype" w:hAnsi="Palatino Linotype" w:cs="Lucida Sans Unicode"/>
          <w:b/>
          <w:color w:val="000000"/>
          <w:shd w:val="clear" w:color="auto" w:fill="FFFFFF"/>
          <w:lang w:eastAsia="zh-CN"/>
        </w:rPr>
        <w:t>2. Raster Focal Mean</w:t>
      </w:r>
      <w:r w:rsidR="00962F04">
        <w:rPr>
          <w:rFonts w:ascii="Palatino Linotype" w:hAnsi="Palatino Linotype" w:cs="Lucida Sans Unicode"/>
          <w:color w:val="000000"/>
          <w:shd w:val="clear" w:color="auto" w:fill="FFFFFF"/>
          <w:lang w:eastAsia="zh-CN"/>
        </w:rPr>
        <w:t xml:space="preserve"> after a high tolerance run of these tools in order to round out these corners and produce a more appealing map.</w:t>
      </w:r>
      <w:r w:rsidR="00D64D0F">
        <w:rPr>
          <w:rFonts w:ascii="Palatino Linotype" w:hAnsi="Palatino Linotype" w:cs="Lucida Sans Unicode"/>
          <w:color w:val="000000"/>
          <w:shd w:val="clear" w:color="auto" w:fill="FFFFFF"/>
          <w:lang w:eastAsia="zh-CN"/>
        </w:rPr>
        <w:t xml:space="preserve"> A low tolerance run (e.g. 1</w:t>
      </w:r>
      <w:r w:rsidR="00416476">
        <w:rPr>
          <w:rFonts w:ascii="Palatino Linotype" w:hAnsi="Palatino Linotype" w:cs="Lucida Sans Unicode"/>
          <w:color w:val="000000"/>
          <w:shd w:val="clear" w:color="auto" w:fill="FFFFFF"/>
          <w:lang w:eastAsia="zh-CN"/>
        </w:rPr>
        <w:t xml:space="preserve">000 </w:t>
      </w:r>
      <w:proofErr w:type="spellStart"/>
      <w:r w:rsidR="00416476">
        <w:rPr>
          <w:rFonts w:ascii="Palatino Linotype" w:hAnsi="Palatino Linotype" w:cs="Lucida Sans Unicode"/>
          <w:color w:val="000000"/>
          <w:shd w:val="clear" w:color="auto" w:fill="FFFFFF"/>
          <w:lang w:eastAsia="zh-CN"/>
        </w:rPr>
        <w:t>ft</w:t>
      </w:r>
      <w:proofErr w:type="spellEnd"/>
      <w:r w:rsidR="00416476">
        <w:rPr>
          <w:rFonts w:ascii="Palatino Linotype" w:hAnsi="Palatino Linotype" w:cs="Lucida Sans Unicode"/>
          <w:color w:val="000000"/>
          <w:shd w:val="clear" w:color="auto" w:fill="FFFFFF"/>
          <w:lang w:eastAsia="zh-CN"/>
        </w:rPr>
        <w:t>) generally does not cause these issues and can be used as a final map. Finally, this tool, more than any other, has a high potential to distort significant features such as lakes</w:t>
      </w:r>
      <w:r w:rsidR="001C1369">
        <w:rPr>
          <w:rFonts w:ascii="Palatino Linotype" w:hAnsi="Palatino Linotype" w:cs="Lucida Sans Unicode"/>
          <w:color w:val="000000"/>
          <w:shd w:val="clear" w:color="auto" w:fill="FFFFFF"/>
          <w:lang w:eastAsia="zh-CN"/>
        </w:rPr>
        <w:t xml:space="preserve"> and rivers</w:t>
      </w:r>
      <w:r w:rsidR="00416476">
        <w:rPr>
          <w:rFonts w:ascii="Palatino Linotype" w:hAnsi="Palatino Linotype" w:cs="Lucida Sans Unicode"/>
          <w:color w:val="000000"/>
          <w:shd w:val="clear" w:color="auto" w:fill="FFFFFF"/>
          <w:lang w:eastAsia="zh-CN"/>
        </w:rPr>
        <w:t xml:space="preserve"> beyond recognition.</w:t>
      </w:r>
      <w:r w:rsidR="00101BF3">
        <w:rPr>
          <w:rFonts w:ascii="Palatino Linotype" w:hAnsi="Palatino Linotype" w:cs="Lucida Sans Unicode"/>
          <w:color w:val="000000"/>
          <w:shd w:val="clear" w:color="auto" w:fill="FFFFFF"/>
          <w:lang w:eastAsia="zh-CN"/>
        </w:rPr>
        <w:t xml:space="preserve"> This is the reason the </w:t>
      </w:r>
      <w:r w:rsidR="00101BF3">
        <w:rPr>
          <w:rFonts w:ascii="Palatino Linotype" w:hAnsi="Palatino Linotype" w:cs="Lucida Sans Unicode"/>
          <w:b/>
          <w:color w:val="000000"/>
          <w:shd w:val="clear" w:color="auto" w:fill="FFFFFF"/>
          <w:lang w:eastAsia="zh-CN"/>
        </w:rPr>
        <w:t xml:space="preserve">5. Pass </w:t>
      </w:r>
      <w:proofErr w:type="gramStart"/>
      <w:r w:rsidR="00101BF3">
        <w:rPr>
          <w:rFonts w:ascii="Palatino Linotype" w:hAnsi="Palatino Linotype" w:cs="Lucida Sans Unicode"/>
          <w:b/>
          <w:color w:val="000000"/>
          <w:shd w:val="clear" w:color="auto" w:fill="FFFFFF"/>
          <w:lang w:eastAsia="zh-CN"/>
        </w:rPr>
        <w:t>Through</w:t>
      </w:r>
      <w:proofErr w:type="gramEnd"/>
      <w:r w:rsidR="00101BF3">
        <w:rPr>
          <w:rFonts w:ascii="Palatino Linotype" w:hAnsi="Palatino Linotype" w:cs="Lucida Sans Unicode"/>
          <w:b/>
          <w:color w:val="000000"/>
          <w:shd w:val="clear" w:color="auto" w:fill="FFFFFF"/>
          <w:lang w:eastAsia="zh-CN"/>
        </w:rPr>
        <w:t xml:space="preserve"> Features</w:t>
      </w:r>
      <w:r w:rsidR="00101BF3">
        <w:rPr>
          <w:rFonts w:ascii="Palatino Linotype" w:hAnsi="Palatino Linotype" w:cs="Lucida Sans Unicode"/>
          <w:color w:val="000000"/>
          <w:shd w:val="clear" w:color="auto" w:fill="FFFFFF"/>
          <w:lang w:eastAsia="zh-CN"/>
        </w:rPr>
        <w:t xml:space="preserve"> tool was created, to </w:t>
      </w:r>
      <w:r w:rsidR="001C1369">
        <w:rPr>
          <w:rFonts w:ascii="Palatino Linotype" w:hAnsi="Palatino Linotype" w:cs="Lucida Sans Unicode"/>
          <w:color w:val="000000"/>
          <w:shd w:val="clear" w:color="auto" w:fill="FFFFFF"/>
          <w:lang w:eastAsia="zh-CN"/>
        </w:rPr>
        <w:t>bring</w:t>
      </w:r>
      <w:r w:rsidR="00101BF3">
        <w:rPr>
          <w:rFonts w:ascii="Palatino Linotype" w:hAnsi="Palatino Linotype" w:cs="Lucida Sans Unicode"/>
          <w:color w:val="000000"/>
          <w:shd w:val="clear" w:color="auto" w:fill="FFFFFF"/>
          <w:lang w:eastAsia="zh-CN"/>
        </w:rPr>
        <w:t xml:space="preserve"> these features from an earlier step to the current one.</w:t>
      </w:r>
    </w:p>
    <w:p w:rsidR="00EB2E7E" w:rsidRPr="007F4E11" w:rsidRDefault="00EB2E7E" w:rsidP="00EB2E7E">
      <w:pPr>
        <w:rPr>
          <w:rFonts w:ascii="Palatino Linotype" w:hAnsi="Palatino Linotype"/>
          <w:b/>
          <w:color w:val="000000"/>
          <w:u w:val="single"/>
        </w:rPr>
      </w:pPr>
      <w:r>
        <w:rPr>
          <w:rFonts w:ascii="Palatino Linotype" w:hAnsi="Palatino Linotype"/>
          <w:b/>
          <w:color w:val="000000"/>
          <w:u w:val="single"/>
        </w:rPr>
        <w:lastRenderedPageBreak/>
        <w:t>Summary</w:t>
      </w:r>
    </w:p>
    <w:p w:rsidR="00517D83" w:rsidRDefault="00EB2E7E" w:rsidP="00D04976">
      <w:pPr>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t xml:space="preserve">This completes the description of the 3 main simplification tools available in the </w:t>
      </w:r>
      <w:proofErr w:type="spellStart"/>
      <w:r>
        <w:rPr>
          <w:rFonts w:ascii="Palatino Linotype" w:hAnsi="Palatino Linotype" w:cs="Lucida Sans Unicode"/>
          <w:color w:val="000000"/>
          <w:shd w:val="clear" w:color="auto" w:fill="FFFFFF"/>
          <w:lang w:eastAsia="zh-CN"/>
        </w:rPr>
        <w:t>GeodesignWorkshop</w:t>
      </w:r>
      <w:proofErr w:type="spellEnd"/>
      <w:r>
        <w:rPr>
          <w:rFonts w:ascii="Palatino Linotype" w:hAnsi="Palatino Linotype" w:cs="Lucida Sans Unicode"/>
          <w:color w:val="000000"/>
          <w:shd w:val="clear" w:color="auto" w:fill="FFFFFF"/>
          <w:lang w:eastAsia="zh-CN"/>
        </w:rPr>
        <w:t xml:space="preserve"> toolbox. Additional information about these tools can be found in their Item Description metadata, including more detailed considerations for parameters. As you use these tools, you will also get a hang for what tool would probably be best next for your evaluation – e.g. Does your evaluation need more </w:t>
      </w:r>
      <w:r>
        <w:rPr>
          <w:rFonts w:ascii="Palatino Linotype" w:hAnsi="Palatino Linotype" w:cs="Lucida Sans Unicode"/>
          <w:i/>
          <w:color w:val="000000"/>
          <w:shd w:val="clear" w:color="auto" w:fill="FFFFFF"/>
          <w:lang w:eastAsia="zh-CN"/>
        </w:rPr>
        <w:t>smoothing</w:t>
      </w:r>
      <w:r>
        <w:rPr>
          <w:rFonts w:ascii="Palatino Linotype" w:hAnsi="Palatino Linotype" w:cs="Lucida Sans Unicode"/>
          <w:color w:val="000000"/>
          <w:shd w:val="clear" w:color="auto" w:fill="FFFFFF"/>
          <w:lang w:eastAsia="zh-CN"/>
        </w:rPr>
        <w:t xml:space="preserve"> (</w:t>
      </w:r>
      <w:r>
        <w:rPr>
          <w:rFonts w:ascii="Palatino Linotype" w:hAnsi="Palatino Linotype" w:cs="Lucida Sans Unicode"/>
          <w:b/>
          <w:color w:val="000000"/>
          <w:shd w:val="clear" w:color="auto" w:fill="FFFFFF"/>
          <w:lang w:eastAsia="zh-CN"/>
        </w:rPr>
        <w:t>Raster Focal Mean</w:t>
      </w:r>
      <w:r>
        <w:rPr>
          <w:rFonts w:ascii="Palatino Linotype" w:hAnsi="Palatino Linotype" w:cs="Lucida Sans Unicode"/>
          <w:color w:val="000000"/>
          <w:shd w:val="clear" w:color="auto" w:fill="FFFFFF"/>
          <w:lang w:eastAsia="zh-CN"/>
        </w:rPr>
        <w:t xml:space="preserve">), need </w:t>
      </w:r>
      <w:r w:rsidRPr="00EB2E7E">
        <w:rPr>
          <w:rFonts w:ascii="Palatino Linotype" w:hAnsi="Palatino Linotype" w:cs="Lucida Sans Unicode"/>
          <w:i/>
          <w:color w:val="000000"/>
          <w:shd w:val="clear" w:color="auto" w:fill="FFFFFF"/>
          <w:lang w:eastAsia="zh-CN"/>
        </w:rPr>
        <w:t>small or particular features removed</w:t>
      </w:r>
      <w:r>
        <w:rPr>
          <w:rFonts w:ascii="Palatino Linotype" w:hAnsi="Palatino Linotype" w:cs="Lucida Sans Unicode"/>
          <w:color w:val="000000"/>
          <w:shd w:val="clear" w:color="auto" w:fill="FFFFFF"/>
          <w:lang w:eastAsia="zh-CN"/>
        </w:rPr>
        <w:t xml:space="preserve"> (</w:t>
      </w:r>
      <w:r>
        <w:rPr>
          <w:rFonts w:ascii="Palatino Linotype" w:hAnsi="Palatino Linotype" w:cs="Lucida Sans Unicode"/>
          <w:b/>
          <w:color w:val="000000"/>
          <w:shd w:val="clear" w:color="auto" w:fill="FFFFFF"/>
          <w:lang w:eastAsia="zh-CN"/>
        </w:rPr>
        <w:t>Eliminate Assist</w:t>
      </w:r>
      <w:r>
        <w:rPr>
          <w:rFonts w:ascii="Palatino Linotype" w:hAnsi="Palatino Linotype" w:cs="Lucida Sans Unicode"/>
          <w:color w:val="000000"/>
          <w:shd w:val="clear" w:color="auto" w:fill="FFFFFF"/>
          <w:lang w:eastAsia="zh-CN"/>
        </w:rPr>
        <w:t xml:space="preserve">), or need the </w:t>
      </w:r>
      <w:r>
        <w:rPr>
          <w:rFonts w:ascii="Palatino Linotype" w:hAnsi="Palatino Linotype" w:cs="Lucida Sans Unicode"/>
          <w:i/>
          <w:color w:val="000000"/>
          <w:shd w:val="clear" w:color="auto" w:fill="FFFFFF"/>
          <w:lang w:eastAsia="zh-CN"/>
        </w:rPr>
        <w:t>geometry of features simplified and straightened</w:t>
      </w:r>
      <w:r>
        <w:rPr>
          <w:rFonts w:ascii="Palatino Linotype" w:hAnsi="Palatino Linotype" w:cs="Lucida Sans Unicode"/>
          <w:color w:val="000000"/>
          <w:shd w:val="clear" w:color="auto" w:fill="FFFFFF"/>
          <w:lang w:eastAsia="zh-CN"/>
        </w:rPr>
        <w:t xml:space="preserve"> (</w:t>
      </w:r>
      <w:r>
        <w:rPr>
          <w:rFonts w:ascii="Palatino Linotype" w:hAnsi="Palatino Linotype" w:cs="Lucida Sans Unicode"/>
          <w:b/>
          <w:color w:val="000000"/>
          <w:shd w:val="clear" w:color="auto" w:fill="FFFFFF"/>
          <w:lang w:eastAsia="zh-CN"/>
        </w:rPr>
        <w:t>Simplify Polygon</w:t>
      </w:r>
      <w:r>
        <w:rPr>
          <w:rFonts w:ascii="Palatino Linotype" w:hAnsi="Palatino Linotype" w:cs="Lucida Sans Unicode"/>
          <w:color w:val="000000"/>
          <w:shd w:val="clear" w:color="auto" w:fill="FFFFFF"/>
          <w:lang w:eastAsia="zh-CN"/>
        </w:rPr>
        <w:t xml:space="preserve"> tools). You are also free to examine or edit the tools directly in </w:t>
      </w:r>
      <w:proofErr w:type="spellStart"/>
      <w:r>
        <w:rPr>
          <w:rFonts w:ascii="Palatino Linotype" w:hAnsi="Palatino Linotype" w:cs="Lucida Sans Unicode"/>
          <w:color w:val="000000"/>
          <w:shd w:val="clear" w:color="auto" w:fill="FFFFFF"/>
          <w:lang w:eastAsia="zh-CN"/>
        </w:rPr>
        <w:t>ModelBuilder</w:t>
      </w:r>
      <w:proofErr w:type="spellEnd"/>
      <w:r>
        <w:rPr>
          <w:rFonts w:ascii="Palatino Linotype" w:hAnsi="Palatino Linotype" w:cs="Lucida Sans Unicode"/>
          <w:color w:val="000000"/>
          <w:shd w:val="clear" w:color="auto" w:fill="FFFFFF"/>
          <w:lang w:eastAsia="zh-CN"/>
        </w:rPr>
        <w:t xml:space="preserve"> or Python if you feel comfortable doing so. There is no source code besides the models in the toolbox and the two scripts in the Scripts subfolder affecting how the tools run. If you have any questions or comments about any of the tools, please</w:t>
      </w:r>
      <w:r w:rsidR="005E296B">
        <w:rPr>
          <w:rFonts w:ascii="Palatino Linotype" w:hAnsi="Palatino Linotype" w:cs="Lucida Sans Unicode"/>
          <w:color w:val="000000"/>
          <w:shd w:val="clear" w:color="auto" w:fill="FFFFFF"/>
          <w:lang w:eastAsia="zh-CN"/>
        </w:rPr>
        <w:t xml:space="preserve"> feel free to</w:t>
      </w:r>
      <w:r>
        <w:rPr>
          <w:rFonts w:ascii="Palatino Linotype" w:hAnsi="Palatino Linotype" w:cs="Lucida Sans Unicode"/>
          <w:color w:val="000000"/>
          <w:shd w:val="clear" w:color="auto" w:fill="FFFFFF"/>
          <w:lang w:eastAsia="zh-CN"/>
        </w:rPr>
        <w:t xml:space="preserve"> email John Ritzman at </w:t>
      </w:r>
      <w:hyperlink r:id="rId44" w:history="1">
        <w:r w:rsidRPr="00A73A91">
          <w:rPr>
            <w:rStyle w:val="Hyperlink"/>
            <w:rFonts w:ascii="Palatino Linotype" w:hAnsi="Palatino Linotype" w:cs="Lucida Sans Unicode"/>
            <w:shd w:val="clear" w:color="auto" w:fill="FFFFFF"/>
            <w:lang w:eastAsia="zh-CN"/>
          </w:rPr>
          <w:t>jar29@uw.edu</w:t>
        </w:r>
      </w:hyperlink>
      <w:r>
        <w:rPr>
          <w:rFonts w:ascii="Palatino Linotype" w:hAnsi="Palatino Linotype" w:cs="Lucida Sans Unicode"/>
          <w:color w:val="000000"/>
          <w:shd w:val="clear" w:color="auto" w:fill="FFFFFF"/>
          <w:lang w:eastAsia="zh-CN"/>
        </w:rPr>
        <w:t>.</w:t>
      </w:r>
    </w:p>
    <w:p w:rsidR="00EB2E7E" w:rsidRPr="00517D83" w:rsidRDefault="00EB2E7E" w:rsidP="00D04976">
      <w:pPr>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t>While this completes the description of the tools, this does not comprise a complete description of the general simplification workflow.</w:t>
      </w:r>
      <w:r w:rsidR="00D64D0F">
        <w:rPr>
          <w:rFonts w:ascii="Palatino Linotype" w:hAnsi="Palatino Linotype" w:cs="Lucida Sans Unicode"/>
          <w:color w:val="000000"/>
          <w:shd w:val="clear" w:color="auto" w:fill="FFFFFF"/>
          <w:lang w:eastAsia="zh-CN"/>
        </w:rPr>
        <w:t xml:space="preserve"> The workflow is often very iterative and trial-and-error and can pass through all these tools multiple times.</w:t>
      </w:r>
      <w:r w:rsidR="0031297A">
        <w:rPr>
          <w:rFonts w:ascii="Palatino Linotype" w:hAnsi="Palatino Linotype" w:cs="Lucida Sans Unicode"/>
          <w:color w:val="000000"/>
          <w:shd w:val="clear" w:color="auto" w:fill="FFFFFF"/>
          <w:lang w:eastAsia="zh-CN"/>
        </w:rPr>
        <w:t xml:space="preserve"> Often, the reason to do this is because the output of Simplify Polygon with a high tolerance has very angular, unappealing features, necessitating a run of </w:t>
      </w:r>
      <w:r w:rsidR="0031297A" w:rsidRPr="0031297A">
        <w:rPr>
          <w:rFonts w:ascii="Palatino Linotype" w:hAnsi="Palatino Linotype" w:cs="Lucida Sans Unicode"/>
          <w:color w:val="000000"/>
          <w:shd w:val="clear" w:color="auto" w:fill="FFFFFF"/>
          <w:lang w:eastAsia="zh-CN"/>
        </w:rPr>
        <w:t>Raster Focal Mean</w:t>
      </w:r>
      <w:r w:rsidR="00D64D0F">
        <w:rPr>
          <w:rFonts w:ascii="Palatino Linotype" w:hAnsi="Palatino Linotype" w:cs="Lucida Sans Unicode"/>
          <w:color w:val="000000"/>
          <w:shd w:val="clear" w:color="auto" w:fill="FFFFFF"/>
          <w:lang w:eastAsia="zh-CN"/>
        </w:rPr>
        <w:t xml:space="preserve"> </w:t>
      </w:r>
      <w:r w:rsidR="0031297A">
        <w:rPr>
          <w:rFonts w:ascii="Palatino Linotype" w:hAnsi="Palatino Linotype" w:cs="Lucida Sans Unicode"/>
          <w:color w:val="000000"/>
          <w:shd w:val="clear" w:color="auto" w:fill="FFFFFF"/>
          <w:lang w:eastAsia="zh-CN"/>
        </w:rPr>
        <w:t xml:space="preserve">to smooth them out, necessitating another run through Simplify Polygon with a low tolerance. Additional Eliminate Assists can be mixed in wherever if the feature count still seems too high. </w:t>
      </w:r>
      <w:r w:rsidR="0031297A" w:rsidRPr="0031297A">
        <w:rPr>
          <w:rFonts w:ascii="Palatino Linotype" w:hAnsi="Palatino Linotype" w:cs="Lucida Sans Unicode"/>
          <w:b/>
          <w:i/>
          <w:color w:val="000000"/>
          <w:u w:val="single"/>
          <w:shd w:val="clear" w:color="auto" w:fill="FFFFFF"/>
          <w:lang w:eastAsia="zh-CN"/>
        </w:rPr>
        <w:t>We found a good goal to be 50-75 features for the final evaluation.</w:t>
      </w:r>
      <w:r w:rsidR="0031297A">
        <w:rPr>
          <w:rFonts w:ascii="Palatino Linotype" w:hAnsi="Palatino Linotype" w:cs="Lucida Sans Unicode"/>
          <w:color w:val="000000"/>
          <w:shd w:val="clear" w:color="auto" w:fill="FFFFFF"/>
          <w:lang w:eastAsia="zh-CN"/>
        </w:rPr>
        <w:t xml:space="preserve"> </w:t>
      </w:r>
      <w:r w:rsidR="00D64D0F">
        <w:rPr>
          <w:rFonts w:ascii="Palatino Linotype" w:hAnsi="Palatino Linotype" w:cs="Lucida Sans Unicode"/>
          <w:color w:val="000000"/>
          <w:shd w:val="clear" w:color="auto" w:fill="FFFFFF"/>
          <w:lang w:eastAsia="zh-CN"/>
        </w:rPr>
        <w:t xml:space="preserve">As an example, here is the workflow used to create the final </w:t>
      </w:r>
      <w:r w:rsidR="00D64D0F" w:rsidRPr="00D64D0F">
        <w:rPr>
          <w:rFonts w:ascii="Palatino Linotype" w:hAnsi="Palatino Linotype" w:cs="Lucida Sans Unicode"/>
          <w:b/>
          <w:i/>
          <w:color w:val="000000"/>
          <w:shd w:val="clear" w:color="auto" w:fill="FFFFFF"/>
          <w:lang w:eastAsia="zh-CN"/>
        </w:rPr>
        <w:t>Sys03_Groundwater</w:t>
      </w:r>
      <w:r w:rsidR="00D64D0F">
        <w:rPr>
          <w:rFonts w:ascii="Palatino Linotype" w:hAnsi="Palatino Linotype" w:cs="Lucida Sans Unicode"/>
          <w:color w:val="000000"/>
          <w:shd w:val="clear" w:color="auto" w:fill="FFFFFF"/>
          <w:lang w:eastAsia="zh-CN"/>
        </w:rPr>
        <w:t xml:space="preserve"> evaluation.</w:t>
      </w:r>
    </w:p>
    <w:p w:rsidR="00D04976" w:rsidRPr="00D64D0F" w:rsidRDefault="00D64D0F" w:rsidP="00D64D0F">
      <w:pPr>
        <w:pStyle w:val="ListParagraph"/>
        <w:numPr>
          <w:ilvl w:val="0"/>
          <w:numId w:val="16"/>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b/>
          <w:color w:val="000000"/>
          <w:shd w:val="clear" w:color="auto" w:fill="FFFFFF"/>
          <w:lang w:eastAsia="zh-CN"/>
        </w:rPr>
        <w:t>Create Initial Evaluation</w:t>
      </w:r>
    </w:p>
    <w:p w:rsidR="00D64D0F" w:rsidRPr="00D64D0F" w:rsidRDefault="00D64D0F" w:rsidP="00D64D0F">
      <w:pPr>
        <w:pStyle w:val="ListParagraph"/>
        <w:numPr>
          <w:ilvl w:val="0"/>
          <w:numId w:val="16"/>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b/>
          <w:color w:val="000000"/>
          <w:shd w:val="clear" w:color="auto" w:fill="FFFFFF"/>
          <w:lang w:eastAsia="zh-CN"/>
        </w:rPr>
        <w:t>Raster Focal Mean</w:t>
      </w:r>
    </w:p>
    <w:p w:rsidR="00D64D0F" w:rsidRPr="00D64D0F" w:rsidRDefault="00D64D0F" w:rsidP="00D64D0F">
      <w:pPr>
        <w:pStyle w:val="ListParagraph"/>
        <w:numPr>
          <w:ilvl w:val="1"/>
          <w:numId w:val="16"/>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shd w:val="clear" w:color="auto" w:fill="FFFFFF"/>
          <w:lang w:eastAsia="zh-CN"/>
        </w:rPr>
        <w:t xml:space="preserve">30m </w:t>
      </w:r>
      <w:proofErr w:type="spellStart"/>
      <w:r>
        <w:rPr>
          <w:rFonts w:ascii="Palatino Linotype" w:hAnsi="Palatino Linotype" w:cs="Lucida Sans Unicode"/>
          <w:color w:val="000000"/>
          <w:shd w:val="clear" w:color="auto" w:fill="FFFFFF"/>
          <w:lang w:eastAsia="zh-CN"/>
        </w:rPr>
        <w:t>cellsize</w:t>
      </w:r>
      <w:proofErr w:type="spellEnd"/>
      <w:r>
        <w:rPr>
          <w:rFonts w:ascii="Palatino Linotype" w:hAnsi="Palatino Linotype" w:cs="Lucida Sans Unicode"/>
          <w:color w:val="000000"/>
          <w:shd w:val="clear" w:color="auto" w:fill="FFFFFF"/>
          <w:lang w:eastAsia="zh-CN"/>
        </w:rPr>
        <w:t>, Rectangle 9x9 cells, 5 pass</w:t>
      </w:r>
    </w:p>
    <w:p w:rsidR="00D64D0F" w:rsidRPr="00D64D0F" w:rsidRDefault="00D64D0F" w:rsidP="00D64D0F">
      <w:pPr>
        <w:pStyle w:val="ListParagraph"/>
        <w:numPr>
          <w:ilvl w:val="0"/>
          <w:numId w:val="16"/>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b/>
          <w:color w:val="000000"/>
          <w:shd w:val="clear" w:color="auto" w:fill="FFFFFF"/>
          <w:lang w:eastAsia="zh-CN"/>
        </w:rPr>
        <w:t>Eliminate Assist</w:t>
      </w:r>
    </w:p>
    <w:p w:rsidR="00D64D0F" w:rsidRPr="00D64D0F" w:rsidRDefault="00D64D0F" w:rsidP="00D64D0F">
      <w:pPr>
        <w:pStyle w:val="ListParagraph"/>
        <w:numPr>
          <w:ilvl w:val="1"/>
          <w:numId w:val="16"/>
        </w:numPr>
        <w:rPr>
          <w:rFonts w:ascii="Palatino Linotype" w:hAnsi="Palatino Linotype" w:cs="Lucida Sans Unicode"/>
          <w:b/>
          <w:color w:val="000000"/>
          <w:u w:val="single"/>
          <w:shd w:val="clear" w:color="auto" w:fill="FFFFFF"/>
          <w:lang w:eastAsia="zh-CN"/>
        </w:rPr>
      </w:pPr>
      <w:proofErr w:type="spellStart"/>
      <w:r>
        <w:rPr>
          <w:rFonts w:ascii="Palatino Linotype" w:hAnsi="Palatino Linotype" w:cs="Lucida Sans Unicode"/>
          <w:color w:val="000000"/>
          <w:shd w:val="clear" w:color="auto" w:fill="FFFFFF"/>
          <w:lang w:eastAsia="zh-CN"/>
        </w:rPr>
        <w:t>Shape_Area</w:t>
      </w:r>
      <w:proofErr w:type="spellEnd"/>
      <w:r>
        <w:rPr>
          <w:rFonts w:ascii="Palatino Linotype" w:hAnsi="Palatino Linotype" w:cs="Lucida Sans Unicode"/>
          <w:color w:val="000000"/>
          <w:shd w:val="clear" w:color="auto" w:fill="FFFFFF"/>
          <w:lang w:eastAsia="zh-CN"/>
        </w:rPr>
        <w:t xml:space="preserve"> &lt; </w:t>
      </w:r>
      <w:r w:rsidR="00FA1011">
        <w:rPr>
          <w:rFonts w:ascii="Palatino Linotype" w:hAnsi="Palatino Linotype" w:cs="Lucida Sans Unicode"/>
          <w:color w:val="000000"/>
          <w:shd w:val="clear" w:color="auto" w:fill="FFFFFF"/>
          <w:lang w:eastAsia="zh-CN"/>
        </w:rPr>
        <w:t>2500</w:t>
      </w:r>
      <w:r>
        <w:rPr>
          <w:rFonts w:ascii="Palatino Linotype" w:hAnsi="Palatino Linotype" w:cs="Lucida Sans Unicode"/>
          <w:color w:val="000000"/>
          <w:shd w:val="clear" w:color="auto" w:fill="FFFFFF"/>
          <w:lang w:eastAsia="zh-CN"/>
        </w:rPr>
        <w:t>000</w:t>
      </w:r>
      <w:r w:rsidR="00FA1011">
        <w:rPr>
          <w:rFonts w:ascii="Palatino Linotype" w:hAnsi="Palatino Linotype" w:cs="Lucida Sans Unicode"/>
          <w:color w:val="000000"/>
          <w:shd w:val="clear" w:color="auto" w:fill="FFFFFF"/>
          <w:lang w:eastAsia="zh-CN"/>
        </w:rPr>
        <w:t xml:space="preserve"> (</w:t>
      </w:r>
      <w:proofErr w:type="spellStart"/>
      <w:r w:rsidR="00FA1011">
        <w:rPr>
          <w:rFonts w:ascii="Palatino Linotype" w:hAnsi="Palatino Linotype" w:cs="Lucida Sans Unicode"/>
          <w:color w:val="000000"/>
          <w:shd w:val="clear" w:color="auto" w:fill="FFFFFF"/>
          <w:lang w:eastAsia="zh-CN"/>
        </w:rPr>
        <w:t>sqft</w:t>
      </w:r>
      <w:proofErr w:type="spellEnd"/>
      <w:r w:rsidR="00FA1011">
        <w:rPr>
          <w:rFonts w:ascii="Palatino Linotype" w:hAnsi="Palatino Linotype" w:cs="Lucida Sans Unicode"/>
          <w:color w:val="000000"/>
          <w:shd w:val="clear" w:color="auto" w:fill="FFFFFF"/>
          <w:lang w:eastAsia="zh-CN"/>
        </w:rPr>
        <w:t>)</w:t>
      </w:r>
    </w:p>
    <w:p w:rsidR="00D64D0F" w:rsidRPr="00D64D0F" w:rsidRDefault="00D64D0F" w:rsidP="00D64D0F">
      <w:pPr>
        <w:pStyle w:val="ListParagraph"/>
        <w:numPr>
          <w:ilvl w:val="0"/>
          <w:numId w:val="16"/>
        </w:numPr>
        <w:rPr>
          <w:rFonts w:ascii="Palatino Linotype" w:hAnsi="Palatino Linotype" w:cs="Lucida Sans Unicode"/>
          <w:b/>
          <w:color w:val="000000"/>
          <w:u w:val="single"/>
          <w:shd w:val="clear" w:color="auto" w:fill="FFFFFF"/>
          <w:lang w:eastAsia="zh-CN"/>
        </w:rPr>
      </w:pPr>
      <w:r w:rsidRPr="00D64D0F">
        <w:rPr>
          <w:rFonts w:ascii="Palatino Linotype" w:hAnsi="Palatino Linotype" w:cs="Lucida Sans Unicode"/>
          <w:b/>
          <w:color w:val="000000"/>
          <w:shd w:val="clear" w:color="auto" w:fill="FFFFFF"/>
          <w:lang w:eastAsia="zh-CN"/>
        </w:rPr>
        <w:t>Simplify Polygon</w:t>
      </w:r>
      <w:r>
        <w:rPr>
          <w:rFonts w:ascii="Palatino Linotype" w:hAnsi="Palatino Linotype" w:cs="Lucida Sans Unicode"/>
          <w:b/>
          <w:color w:val="000000"/>
          <w:shd w:val="clear" w:color="auto" w:fill="FFFFFF"/>
          <w:lang w:eastAsia="zh-CN"/>
        </w:rPr>
        <w:t>/</w:t>
      </w:r>
      <w:r w:rsidRPr="00D64D0F">
        <w:rPr>
          <w:rFonts w:ascii="Palatino Linotype" w:hAnsi="Palatino Linotype" w:cs="Lucida Sans Unicode"/>
          <w:b/>
          <w:color w:val="000000"/>
          <w:shd w:val="clear" w:color="auto" w:fill="FFFFFF"/>
          <w:lang w:eastAsia="zh-CN"/>
        </w:rPr>
        <w:t>Integrate Simplify Polygon Output</w:t>
      </w:r>
    </w:p>
    <w:p w:rsidR="00D64D0F" w:rsidRPr="00D64D0F" w:rsidRDefault="00524C04" w:rsidP="00D64D0F">
      <w:pPr>
        <w:pStyle w:val="ListParagraph"/>
        <w:numPr>
          <w:ilvl w:val="1"/>
          <w:numId w:val="16"/>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shd w:val="clear" w:color="auto" w:fill="FFFFFF"/>
          <w:lang w:eastAsia="zh-CN"/>
        </w:rPr>
        <w:t>7500 Feet tolerance</w:t>
      </w:r>
      <w:r w:rsidR="00D64D0F">
        <w:rPr>
          <w:rFonts w:ascii="Palatino Linotype" w:hAnsi="Palatino Linotype" w:cs="Lucida Sans Unicode"/>
          <w:color w:val="000000"/>
          <w:shd w:val="clear" w:color="auto" w:fill="FFFFFF"/>
          <w:lang w:eastAsia="zh-CN"/>
        </w:rPr>
        <w:t xml:space="preserve"> </w:t>
      </w:r>
      <w:r w:rsidR="00D64D0F" w:rsidRPr="00524C04">
        <w:rPr>
          <w:rFonts w:ascii="Palatino Linotype" w:hAnsi="Palatino Linotype" w:cs="Lucida Sans Unicode"/>
          <w:i/>
          <w:color w:val="000000"/>
          <w:shd w:val="clear" w:color="auto" w:fill="FFFFFF"/>
          <w:lang w:eastAsia="zh-CN"/>
        </w:rPr>
        <w:t>(left features looking very angular, see prev. page)</w:t>
      </w:r>
    </w:p>
    <w:p w:rsidR="00D64D0F" w:rsidRPr="00D64D0F" w:rsidRDefault="00D64D0F" w:rsidP="00D64D0F">
      <w:pPr>
        <w:pStyle w:val="ListParagraph"/>
        <w:numPr>
          <w:ilvl w:val="0"/>
          <w:numId w:val="16"/>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b/>
          <w:color w:val="000000"/>
          <w:shd w:val="clear" w:color="auto" w:fill="FFFFFF"/>
          <w:lang w:eastAsia="zh-CN"/>
        </w:rPr>
        <w:t>Raster Focal Mean</w:t>
      </w:r>
    </w:p>
    <w:p w:rsidR="00D64D0F" w:rsidRPr="00D64D0F" w:rsidRDefault="00D64D0F" w:rsidP="00D64D0F">
      <w:pPr>
        <w:pStyle w:val="ListParagraph"/>
        <w:numPr>
          <w:ilvl w:val="1"/>
          <w:numId w:val="16"/>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shd w:val="clear" w:color="auto" w:fill="FFFFFF"/>
          <w:lang w:eastAsia="zh-CN"/>
        </w:rPr>
        <w:t xml:space="preserve">30m </w:t>
      </w:r>
      <w:proofErr w:type="spellStart"/>
      <w:r>
        <w:rPr>
          <w:rFonts w:ascii="Palatino Linotype" w:hAnsi="Palatino Linotype" w:cs="Lucida Sans Unicode"/>
          <w:color w:val="000000"/>
          <w:shd w:val="clear" w:color="auto" w:fill="FFFFFF"/>
          <w:lang w:eastAsia="zh-CN"/>
        </w:rPr>
        <w:t>cellsize</w:t>
      </w:r>
      <w:proofErr w:type="spellEnd"/>
      <w:r>
        <w:rPr>
          <w:rFonts w:ascii="Palatino Linotype" w:hAnsi="Palatino Linotype" w:cs="Lucida Sans Unicode"/>
          <w:color w:val="000000"/>
          <w:shd w:val="clear" w:color="auto" w:fill="FFFFFF"/>
          <w:lang w:eastAsia="zh-CN"/>
        </w:rPr>
        <w:t xml:space="preserve">, Rectangle 9x9 cells, 5 pass </w:t>
      </w:r>
      <w:r w:rsidR="00524C04">
        <w:rPr>
          <w:rFonts w:ascii="Palatino Linotype" w:hAnsi="Palatino Linotype" w:cs="Lucida Sans Unicode"/>
          <w:i/>
          <w:color w:val="000000"/>
          <w:shd w:val="clear" w:color="auto" w:fill="FFFFFF"/>
          <w:lang w:eastAsia="zh-CN"/>
        </w:rPr>
        <w:t>(to round feature boundaries</w:t>
      </w:r>
      <w:r w:rsidRPr="00524C04">
        <w:rPr>
          <w:rFonts w:ascii="Palatino Linotype" w:hAnsi="Palatino Linotype" w:cs="Lucida Sans Unicode"/>
          <w:i/>
          <w:color w:val="000000"/>
          <w:shd w:val="clear" w:color="auto" w:fill="FFFFFF"/>
          <w:lang w:eastAsia="zh-CN"/>
        </w:rPr>
        <w:t>)</w:t>
      </w:r>
    </w:p>
    <w:p w:rsidR="00D64D0F" w:rsidRPr="00FA1011" w:rsidRDefault="00D64D0F" w:rsidP="00D64D0F">
      <w:pPr>
        <w:pStyle w:val="ListParagraph"/>
        <w:numPr>
          <w:ilvl w:val="0"/>
          <w:numId w:val="16"/>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b/>
          <w:color w:val="000000"/>
          <w:shd w:val="clear" w:color="auto" w:fill="FFFFFF"/>
          <w:lang w:eastAsia="zh-CN"/>
        </w:rPr>
        <w:t>Eliminate Assist</w:t>
      </w:r>
    </w:p>
    <w:p w:rsidR="00FA1011" w:rsidRPr="0031297A" w:rsidRDefault="00FA1011" w:rsidP="00FA1011">
      <w:pPr>
        <w:pStyle w:val="ListParagraph"/>
        <w:numPr>
          <w:ilvl w:val="1"/>
          <w:numId w:val="16"/>
        </w:numPr>
        <w:rPr>
          <w:rFonts w:ascii="Palatino Linotype" w:hAnsi="Palatino Linotype" w:cs="Lucida Sans Unicode"/>
          <w:b/>
          <w:color w:val="000000"/>
          <w:u w:val="single"/>
          <w:shd w:val="clear" w:color="auto" w:fill="FFFFFF"/>
          <w:lang w:eastAsia="zh-CN"/>
        </w:rPr>
      </w:pPr>
      <w:proofErr w:type="spellStart"/>
      <w:r>
        <w:rPr>
          <w:rFonts w:ascii="Palatino Linotype" w:hAnsi="Palatino Linotype" w:cs="Lucida Sans Unicode"/>
          <w:color w:val="000000"/>
          <w:shd w:val="clear" w:color="auto" w:fill="FFFFFF"/>
          <w:lang w:eastAsia="zh-CN"/>
        </w:rPr>
        <w:t>Shape_Area</w:t>
      </w:r>
      <w:proofErr w:type="spellEnd"/>
      <w:r>
        <w:rPr>
          <w:rFonts w:ascii="Palatino Linotype" w:hAnsi="Palatino Linotype" w:cs="Lucida Sans Unicode"/>
          <w:color w:val="000000"/>
          <w:shd w:val="clear" w:color="auto" w:fill="FFFFFF"/>
          <w:lang w:eastAsia="zh-CN"/>
        </w:rPr>
        <w:t xml:space="preserve"> &lt; 5000000 (</w:t>
      </w:r>
      <w:proofErr w:type="spellStart"/>
      <w:r>
        <w:rPr>
          <w:rFonts w:ascii="Palatino Linotype" w:hAnsi="Palatino Linotype" w:cs="Lucida Sans Unicode"/>
          <w:color w:val="000000"/>
          <w:shd w:val="clear" w:color="auto" w:fill="FFFFFF"/>
          <w:lang w:eastAsia="zh-CN"/>
        </w:rPr>
        <w:t>sqft</w:t>
      </w:r>
      <w:proofErr w:type="spellEnd"/>
      <w:r>
        <w:rPr>
          <w:rFonts w:ascii="Palatino Linotype" w:hAnsi="Palatino Linotype" w:cs="Lucida Sans Unicode"/>
          <w:color w:val="000000"/>
          <w:shd w:val="clear" w:color="auto" w:fill="FFFFFF"/>
          <w:lang w:eastAsia="zh-CN"/>
        </w:rPr>
        <w:t xml:space="preserve">) </w:t>
      </w:r>
      <w:r w:rsidRPr="00524C04">
        <w:rPr>
          <w:rFonts w:ascii="Palatino Linotype" w:hAnsi="Palatino Linotype" w:cs="Lucida Sans Unicode"/>
          <w:i/>
          <w:color w:val="000000"/>
          <w:shd w:val="clear" w:color="auto" w:fill="FFFFFF"/>
          <w:lang w:eastAsia="zh-CN"/>
        </w:rPr>
        <w:t xml:space="preserve">(higher </w:t>
      </w:r>
      <w:r w:rsidR="00524C04">
        <w:rPr>
          <w:rFonts w:ascii="Palatino Linotype" w:hAnsi="Palatino Linotype" w:cs="Lucida Sans Unicode"/>
          <w:i/>
          <w:color w:val="000000"/>
          <w:shd w:val="clear" w:color="auto" w:fill="FFFFFF"/>
          <w:lang w:eastAsia="zh-CN"/>
        </w:rPr>
        <w:t>threshold</w:t>
      </w:r>
      <w:r w:rsidRPr="00524C04">
        <w:rPr>
          <w:rFonts w:ascii="Palatino Linotype" w:hAnsi="Palatino Linotype" w:cs="Lucida Sans Unicode"/>
          <w:i/>
          <w:color w:val="000000"/>
          <w:shd w:val="clear" w:color="auto" w:fill="FFFFFF"/>
          <w:lang w:eastAsia="zh-CN"/>
        </w:rPr>
        <w:t xml:space="preserve"> to remove more features)</w:t>
      </w:r>
    </w:p>
    <w:p w:rsidR="00D64D0F" w:rsidRPr="00524C04" w:rsidRDefault="00D64D0F" w:rsidP="00D64D0F">
      <w:pPr>
        <w:pStyle w:val="ListParagraph"/>
        <w:numPr>
          <w:ilvl w:val="0"/>
          <w:numId w:val="16"/>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b/>
          <w:color w:val="000000"/>
          <w:shd w:val="clear" w:color="auto" w:fill="FFFFFF"/>
          <w:lang w:eastAsia="zh-CN"/>
        </w:rPr>
        <w:t>Simplify Polygon/</w:t>
      </w:r>
      <w:r w:rsidRPr="00D64D0F">
        <w:rPr>
          <w:rFonts w:ascii="Palatino Linotype" w:hAnsi="Palatino Linotype" w:cs="Lucida Sans Unicode"/>
          <w:b/>
          <w:color w:val="000000"/>
          <w:shd w:val="clear" w:color="auto" w:fill="FFFFFF"/>
          <w:lang w:eastAsia="zh-CN"/>
        </w:rPr>
        <w:t>Integrate Simplify Polygon Output</w:t>
      </w:r>
    </w:p>
    <w:p w:rsidR="00524C04" w:rsidRPr="00524C04" w:rsidRDefault="00524C04" w:rsidP="00524C04">
      <w:pPr>
        <w:pStyle w:val="ListParagraph"/>
        <w:numPr>
          <w:ilvl w:val="1"/>
          <w:numId w:val="16"/>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shd w:val="clear" w:color="auto" w:fill="FFFFFF"/>
          <w:lang w:eastAsia="zh-CN"/>
        </w:rPr>
        <w:t xml:space="preserve">1000 Feet tolerance </w:t>
      </w:r>
      <w:r w:rsidRPr="00524C04">
        <w:rPr>
          <w:rFonts w:ascii="Palatino Linotype" w:hAnsi="Palatino Linotype" w:cs="Lucida Sans Unicode"/>
          <w:i/>
          <w:color w:val="000000"/>
          <w:shd w:val="clear" w:color="auto" w:fill="FFFFFF"/>
          <w:lang w:eastAsia="zh-CN"/>
        </w:rPr>
        <w:t>(just to straighten grid cell-like boundaries)</w:t>
      </w:r>
    </w:p>
    <w:p w:rsidR="00524C04" w:rsidRPr="00524C04" w:rsidRDefault="00D64D0F" w:rsidP="00524C04">
      <w:pPr>
        <w:pStyle w:val="ListParagraph"/>
        <w:numPr>
          <w:ilvl w:val="0"/>
          <w:numId w:val="16"/>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b/>
          <w:color w:val="000000"/>
          <w:shd w:val="clear" w:color="auto" w:fill="FFFFFF"/>
          <w:lang w:eastAsia="zh-CN"/>
        </w:rPr>
        <w:t>Eliminate Assist</w:t>
      </w:r>
    </w:p>
    <w:p w:rsidR="00524C04" w:rsidRPr="00524C04" w:rsidRDefault="00524C04" w:rsidP="00524C04">
      <w:pPr>
        <w:pStyle w:val="ListParagraph"/>
        <w:numPr>
          <w:ilvl w:val="1"/>
          <w:numId w:val="16"/>
        </w:numPr>
        <w:rPr>
          <w:rFonts w:ascii="Palatino Linotype" w:hAnsi="Palatino Linotype" w:cs="Lucida Sans Unicode"/>
          <w:b/>
          <w:color w:val="000000"/>
          <w:u w:val="single"/>
          <w:shd w:val="clear" w:color="auto" w:fill="FFFFFF"/>
          <w:lang w:eastAsia="zh-CN"/>
        </w:rPr>
      </w:pPr>
      <w:proofErr w:type="spellStart"/>
      <w:r>
        <w:rPr>
          <w:rFonts w:ascii="Palatino Linotype" w:hAnsi="Palatino Linotype" w:cs="Lucida Sans Unicode"/>
          <w:color w:val="000000"/>
          <w:shd w:val="clear" w:color="auto" w:fill="FFFFFF"/>
          <w:lang w:eastAsia="zh-CN"/>
        </w:rPr>
        <w:t>Shape_Area</w:t>
      </w:r>
      <w:proofErr w:type="spellEnd"/>
      <w:r>
        <w:rPr>
          <w:rFonts w:ascii="Palatino Linotype" w:hAnsi="Palatino Linotype" w:cs="Lucida Sans Unicode"/>
          <w:color w:val="000000"/>
          <w:shd w:val="clear" w:color="auto" w:fill="FFFFFF"/>
          <w:lang w:eastAsia="zh-CN"/>
        </w:rPr>
        <w:t xml:space="preserve"> &lt; 10000000 (</w:t>
      </w:r>
      <w:proofErr w:type="spellStart"/>
      <w:r>
        <w:rPr>
          <w:rFonts w:ascii="Palatino Linotype" w:hAnsi="Palatino Linotype" w:cs="Lucida Sans Unicode"/>
          <w:color w:val="000000"/>
          <w:shd w:val="clear" w:color="auto" w:fill="FFFFFF"/>
          <w:lang w:eastAsia="zh-CN"/>
        </w:rPr>
        <w:t>sqft</w:t>
      </w:r>
      <w:proofErr w:type="spellEnd"/>
      <w:r>
        <w:rPr>
          <w:rFonts w:ascii="Palatino Linotype" w:hAnsi="Palatino Linotype" w:cs="Lucida Sans Unicode"/>
          <w:color w:val="000000"/>
          <w:shd w:val="clear" w:color="auto" w:fill="FFFFFF"/>
          <w:lang w:eastAsia="zh-CN"/>
        </w:rPr>
        <w:t xml:space="preserve">) </w:t>
      </w:r>
      <w:r w:rsidRPr="00524C04">
        <w:rPr>
          <w:rFonts w:ascii="Palatino Linotype" w:hAnsi="Palatino Linotype" w:cs="Lucida Sans Unicode"/>
          <w:i/>
          <w:color w:val="000000"/>
          <w:shd w:val="clear" w:color="auto" w:fill="FFFFFF"/>
          <w:lang w:eastAsia="zh-CN"/>
        </w:rPr>
        <w:t>(even higher threshold)</w:t>
      </w:r>
    </w:p>
    <w:p w:rsidR="00524C04" w:rsidRDefault="00524C04" w:rsidP="00524C04">
      <w:pPr>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lastRenderedPageBreak/>
        <w:t>In order to keep track of the steps that you do, we found it easiest to use suffixes for you file names like “</w:t>
      </w:r>
      <w:r w:rsidRPr="00524C04">
        <w:rPr>
          <w:rFonts w:ascii="Palatino Linotype" w:hAnsi="Palatino Linotype" w:cs="Lucida Sans Unicode"/>
          <w:b/>
          <w:i/>
          <w:color w:val="000000"/>
          <w:shd w:val="clear" w:color="auto" w:fill="FFFFFF"/>
          <w:lang w:eastAsia="zh-CN"/>
        </w:rPr>
        <w:t>_StepA03_SimplifyPolygon_7500</w:t>
      </w:r>
      <w:r w:rsidRPr="00524C04">
        <w:rPr>
          <w:rFonts w:ascii="Palatino Linotype" w:hAnsi="Palatino Linotype" w:cs="Lucida Sans Unicode"/>
          <w:color w:val="000000"/>
          <w:shd w:val="clear" w:color="auto" w:fill="FFFFFF"/>
          <w:lang w:eastAsia="zh-CN"/>
        </w:rPr>
        <w:t>”</w:t>
      </w:r>
      <w:r>
        <w:rPr>
          <w:rFonts w:ascii="Palatino Linotype" w:hAnsi="Palatino Linotype" w:cs="Lucida Sans Unicode"/>
          <w:color w:val="000000"/>
          <w:shd w:val="clear" w:color="auto" w:fill="FFFFFF"/>
          <w:lang w:eastAsia="zh-CN"/>
        </w:rPr>
        <w:t xml:space="preserve">, similar to those used in the tutorial, that include information about what tool and parameters you used to create that dataset. For each successive step you do, you can advance the number </w:t>
      </w:r>
      <w:r w:rsidR="00E50A19">
        <w:rPr>
          <w:rFonts w:ascii="Palatino Linotype" w:hAnsi="Palatino Linotype" w:cs="Lucida Sans Unicode"/>
          <w:color w:val="000000"/>
          <w:shd w:val="clear" w:color="auto" w:fill="FFFFFF"/>
          <w:lang w:eastAsia="zh-CN"/>
        </w:rPr>
        <w:t xml:space="preserve">(e.g. </w:t>
      </w:r>
      <w:r w:rsidR="00E50A19">
        <w:rPr>
          <w:rFonts w:ascii="Palatino Linotype" w:hAnsi="Palatino Linotype" w:cs="Lucida Sans Unicode"/>
          <w:b/>
          <w:i/>
          <w:color w:val="000000"/>
          <w:shd w:val="clear" w:color="auto" w:fill="FFFFFF"/>
          <w:lang w:eastAsia="zh-CN"/>
        </w:rPr>
        <w:t>_StepA04_IntegrateSP_7500</w:t>
      </w:r>
      <w:r w:rsidR="00E50A19">
        <w:rPr>
          <w:rFonts w:ascii="Palatino Linotype" w:hAnsi="Palatino Linotype" w:cs="Lucida Sans Unicode"/>
          <w:color w:val="000000"/>
          <w:shd w:val="clear" w:color="auto" w:fill="FFFFFF"/>
          <w:lang w:eastAsia="zh-CN"/>
        </w:rPr>
        <w:t>), or i</w:t>
      </w:r>
      <w:r>
        <w:rPr>
          <w:rFonts w:ascii="Palatino Linotype" w:hAnsi="Palatino Linotype" w:cs="Lucida Sans Unicode"/>
          <w:color w:val="000000"/>
          <w:shd w:val="clear" w:color="auto" w:fill="FFFFFF"/>
          <w:lang w:eastAsia="zh-CN"/>
        </w:rPr>
        <w:t>f you decide to take your workflow in a different direction instead, you can change the letter after the step</w:t>
      </w:r>
      <w:r w:rsidR="00993BC1">
        <w:rPr>
          <w:rFonts w:ascii="Palatino Linotype" w:hAnsi="Palatino Linotype" w:cs="Lucida Sans Unicode"/>
          <w:color w:val="000000"/>
          <w:shd w:val="clear" w:color="auto" w:fill="FFFFFF"/>
          <w:lang w:eastAsia="zh-CN"/>
        </w:rPr>
        <w:t xml:space="preserve"> </w:t>
      </w:r>
      <w:r w:rsidR="00E50A19">
        <w:rPr>
          <w:rFonts w:ascii="Palatino Linotype" w:hAnsi="Palatino Linotype" w:cs="Lucida Sans Unicode"/>
          <w:color w:val="000000"/>
          <w:shd w:val="clear" w:color="auto" w:fill="FFFFFF"/>
          <w:lang w:eastAsia="zh-CN"/>
        </w:rPr>
        <w:t xml:space="preserve">(e.g. </w:t>
      </w:r>
      <w:r w:rsidR="00E50A19">
        <w:rPr>
          <w:rFonts w:ascii="Palatino Linotype" w:hAnsi="Palatino Linotype" w:cs="Lucida Sans Unicode"/>
          <w:b/>
          <w:i/>
          <w:color w:val="000000"/>
          <w:shd w:val="clear" w:color="auto" w:fill="FFFFFF"/>
          <w:lang w:eastAsia="zh-CN"/>
        </w:rPr>
        <w:t>StepB03_RasterFocalMean_9x9_5Pass</w:t>
      </w:r>
      <w:r w:rsidR="00E50A19">
        <w:rPr>
          <w:rFonts w:ascii="Palatino Linotype" w:hAnsi="Palatino Linotype" w:cs="Lucida Sans Unicode"/>
          <w:color w:val="000000"/>
          <w:shd w:val="clear" w:color="auto" w:fill="FFFFFF"/>
          <w:lang w:eastAsia="zh-CN"/>
        </w:rPr>
        <w:t>)</w:t>
      </w:r>
      <w:r w:rsidR="00993BC1">
        <w:rPr>
          <w:rFonts w:ascii="Palatino Linotype" w:hAnsi="Palatino Linotype" w:cs="Lucida Sans Unicode"/>
          <w:color w:val="000000"/>
          <w:shd w:val="clear" w:color="auto" w:fill="FFFFFF"/>
          <w:lang w:eastAsia="zh-CN"/>
        </w:rPr>
        <w:t xml:space="preserve"> and then keep that letter for successive tools after that</w:t>
      </w:r>
      <w:r w:rsidR="00E50A19">
        <w:rPr>
          <w:rFonts w:ascii="Palatino Linotype" w:hAnsi="Palatino Linotype" w:cs="Lucida Sans Unicode"/>
          <w:color w:val="000000"/>
          <w:shd w:val="clear" w:color="auto" w:fill="FFFFFF"/>
          <w:lang w:eastAsia="zh-CN"/>
        </w:rPr>
        <w:t>. This will help ArcCatalog automatically sort your data for you</w:t>
      </w:r>
      <w:r w:rsidR="00993BC1">
        <w:rPr>
          <w:rFonts w:ascii="Palatino Linotype" w:hAnsi="Palatino Linotype" w:cs="Lucida Sans Unicode"/>
          <w:color w:val="000000"/>
          <w:shd w:val="clear" w:color="auto" w:fill="FFFFFF"/>
          <w:lang w:eastAsia="zh-CN"/>
        </w:rPr>
        <w:t xml:space="preserve"> into “runs”</w:t>
      </w:r>
      <w:r w:rsidR="00E50A19">
        <w:rPr>
          <w:rFonts w:ascii="Palatino Linotype" w:hAnsi="Palatino Linotype" w:cs="Lucida Sans Unicode"/>
          <w:color w:val="000000"/>
          <w:shd w:val="clear" w:color="auto" w:fill="FFFFFF"/>
          <w:lang w:eastAsia="zh-CN"/>
        </w:rPr>
        <w:t>, which will become important as you will quickly find yourself with many datasets and it will be be</w:t>
      </w:r>
      <w:r w:rsidR="00993BC1">
        <w:rPr>
          <w:rFonts w:ascii="Palatino Linotype" w:hAnsi="Palatino Linotype" w:cs="Lucida Sans Unicode"/>
          <w:color w:val="000000"/>
          <w:shd w:val="clear" w:color="auto" w:fill="FFFFFF"/>
          <w:lang w:eastAsia="zh-CN"/>
        </w:rPr>
        <w:t>come hard to keep track of them, especially since you might try several different tools or parameter combinations at each step.</w:t>
      </w:r>
    </w:p>
    <w:p w:rsidR="008563E5" w:rsidRPr="008563E5" w:rsidRDefault="008563E5" w:rsidP="00524C04">
      <w:pPr>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t xml:space="preserve">There is also a support tool called </w:t>
      </w:r>
      <w:r>
        <w:rPr>
          <w:rFonts w:ascii="Palatino Linotype" w:hAnsi="Palatino Linotype" w:cs="Lucida Sans Unicode"/>
          <w:b/>
          <w:color w:val="000000"/>
          <w:shd w:val="clear" w:color="auto" w:fill="FFFFFF"/>
          <w:lang w:eastAsia="zh-CN"/>
        </w:rPr>
        <w:t xml:space="preserve">5. Pass </w:t>
      </w:r>
      <w:proofErr w:type="gramStart"/>
      <w:r>
        <w:rPr>
          <w:rFonts w:ascii="Palatino Linotype" w:hAnsi="Palatino Linotype" w:cs="Lucida Sans Unicode"/>
          <w:b/>
          <w:color w:val="000000"/>
          <w:shd w:val="clear" w:color="auto" w:fill="FFFFFF"/>
          <w:lang w:eastAsia="zh-CN"/>
        </w:rPr>
        <w:t>Through</w:t>
      </w:r>
      <w:proofErr w:type="gramEnd"/>
      <w:r>
        <w:rPr>
          <w:rFonts w:ascii="Palatino Linotype" w:hAnsi="Palatino Linotype" w:cs="Lucida Sans Unicode"/>
          <w:b/>
          <w:color w:val="000000"/>
          <w:shd w:val="clear" w:color="auto" w:fill="FFFFFF"/>
          <w:lang w:eastAsia="zh-CN"/>
        </w:rPr>
        <w:t xml:space="preserve"> Features</w:t>
      </w:r>
      <w:r>
        <w:rPr>
          <w:rFonts w:ascii="Palatino Linotype" w:hAnsi="Palatino Linotype" w:cs="Lucida Sans Unicode"/>
          <w:color w:val="000000"/>
          <w:shd w:val="clear" w:color="auto" w:fill="FFFFFF"/>
          <w:lang w:eastAsia="zh-CN"/>
        </w:rPr>
        <w:t>, which allows you to transfer features from one step to another, so you might do two runs of several tools with different types of simplification and then transfer some of the features from one line into the other.</w:t>
      </w:r>
      <w:r w:rsidR="00725A82">
        <w:rPr>
          <w:rFonts w:ascii="Palatino Linotype" w:hAnsi="Palatino Linotype" w:cs="Lucida Sans Unicode"/>
          <w:color w:val="000000"/>
          <w:shd w:val="clear" w:color="auto" w:fill="FFFFFF"/>
          <w:lang w:eastAsia="zh-CN"/>
        </w:rPr>
        <w:t xml:space="preserve"> This is described in the section after next.</w:t>
      </w:r>
    </w:p>
    <w:p w:rsidR="008563E5" w:rsidRPr="007F4E11" w:rsidRDefault="008563E5" w:rsidP="008563E5">
      <w:pPr>
        <w:rPr>
          <w:rFonts w:ascii="Palatino Linotype" w:hAnsi="Palatino Linotype"/>
          <w:b/>
          <w:color w:val="000000"/>
          <w:u w:val="single"/>
        </w:rPr>
      </w:pPr>
      <w:r>
        <w:rPr>
          <w:rFonts w:ascii="Palatino Linotype" w:hAnsi="Palatino Linotype"/>
          <w:b/>
          <w:color w:val="000000"/>
          <w:u w:val="single"/>
        </w:rPr>
        <w:t>Finishing the tutorial</w:t>
      </w:r>
    </w:p>
    <w:p w:rsidR="00524C04" w:rsidRDefault="00785F85" w:rsidP="00785F85">
      <w:pPr>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t>If you have been following the tutorial so far, this section will lead you through the second pass of the simplification workflow so that you can have an example final evaluation. If you are not following the tutorial, you can skip to the next section.</w:t>
      </w:r>
    </w:p>
    <w:p w:rsidR="00A07BBB" w:rsidRPr="00785F85" w:rsidRDefault="00785F85" w:rsidP="00785F85">
      <w:pPr>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t xml:space="preserve">First, we will run </w:t>
      </w:r>
      <w:r w:rsidRPr="00785F85">
        <w:rPr>
          <w:rFonts w:ascii="Palatino Linotype" w:hAnsi="Palatino Linotype" w:cs="Lucida Sans Unicode"/>
          <w:b/>
          <w:color w:val="000000"/>
          <w:shd w:val="clear" w:color="auto" w:fill="FFFFFF"/>
          <w:lang w:eastAsia="zh-CN"/>
        </w:rPr>
        <w:t>Raster Focal Mean</w:t>
      </w:r>
      <w:r>
        <w:rPr>
          <w:rFonts w:ascii="Palatino Linotype" w:hAnsi="Palatino Linotype" w:cs="Lucida Sans Unicode"/>
          <w:color w:val="000000"/>
          <w:shd w:val="clear" w:color="auto" w:fill="FFFFFF"/>
          <w:lang w:eastAsia="zh-CN"/>
        </w:rPr>
        <w:t xml:space="preserve"> again to round the angular features</w:t>
      </w:r>
      <w:r w:rsidR="00AA6EE7">
        <w:rPr>
          <w:rFonts w:ascii="Palatino Linotype" w:hAnsi="Palatino Linotype" w:cs="Lucida Sans Unicode"/>
          <w:color w:val="000000"/>
          <w:shd w:val="clear" w:color="auto" w:fill="FFFFFF"/>
          <w:lang w:eastAsia="zh-CN"/>
        </w:rPr>
        <w:t xml:space="preserve"> (144 left).</w:t>
      </w:r>
    </w:p>
    <w:p w:rsidR="00524C04" w:rsidRPr="00A07BBB" w:rsidRDefault="00A07BBB" w:rsidP="00785F85">
      <w:pPr>
        <w:pStyle w:val="ListParagraph"/>
        <w:numPr>
          <w:ilvl w:val="0"/>
          <w:numId w:val="17"/>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Input Evaluation Features:</w:t>
      </w:r>
    </w:p>
    <w:p w:rsidR="00A07BBB" w:rsidRPr="00A07BBB" w:rsidRDefault="00A07BBB" w:rsidP="00A07BBB">
      <w:pPr>
        <w:pStyle w:val="ListParagraph"/>
        <w:ind w:left="1440"/>
        <w:rPr>
          <w:rFonts w:ascii="Palatino Linotype" w:hAnsi="Palatino Linotype" w:cs="Lucida Sans Unicode"/>
          <w:b/>
          <w:color w:val="000000"/>
          <w:u w:val="single"/>
          <w:shd w:val="clear" w:color="auto" w:fill="FFFFFF"/>
          <w:lang w:eastAsia="zh-CN"/>
        </w:rPr>
      </w:pPr>
      <w:r w:rsidRPr="00EF7506">
        <w:rPr>
          <w:rFonts w:ascii="Palatino Linotype" w:hAnsi="Palatino Linotype"/>
          <w:b/>
          <w:i/>
          <w:color w:val="000000"/>
          <w:shd w:val="clear" w:color="auto" w:fill="FFFFFF"/>
        </w:rPr>
        <w:t>StepA</w:t>
      </w:r>
      <w:r>
        <w:rPr>
          <w:rFonts w:ascii="Palatino Linotype" w:hAnsi="Palatino Linotype"/>
          <w:b/>
          <w:i/>
          <w:color w:val="000000"/>
          <w:shd w:val="clear" w:color="auto" w:fill="FFFFFF"/>
        </w:rPr>
        <w:t>04</w:t>
      </w:r>
      <w:r w:rsidRPr="00EF7506">
        <w:rPr>
          <w:rFonts w:ascii="Palatino Linotype" w:hAnsi="Palatino Linotype"/>
          <w:b/>
          <w:i/>
          <w:color w:val="000000"/>
          <w:shd w:val="clear" w:color="auto" w:fill="FFFFFF"/>
        </w:rPr>
        <w:t>_</w:t>
      </w:r>
      <w:r>
        <w:rPr>
          <w:rFonts w:ascii="Palatino Linotype" w:hAnsi="Palatino Linotype"/>
          <w:b/>
          <w:i/>
          <w:color w:val="000000"/>
          <w:shd w:val="clear" w:color="auto" w:fill="FFFFFF"/>
        </w:rPr>
        <w:t>IntegrateSP_7500</w:t>
      </w:r>
    </w:p>
    <w:p w:rsidR="00A07BBB" w:rsidRPr="00A07BBB" w:rsidRDefault="00A07BBB" w:rsidP="00785F85">
      <w:pPr>
        <w:pStyle w:val="ListParagraph"/>
        <w:numPr>
          <w:ilvl w:val="0"/>
          <w:numId w:val="17"/>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Output Simplified Evaluation Feature Class:</w:t>
      </w:r>
    </w:p>
    <w:p w:rsidR="00A07BBB" w:rsidRPr="00A07BBB" w:rsidRDefault="00A07BBB" w:rsidP="00A07BBB">
      <w:pPr>
        <w:pStyle w:val="ListParagraph"/>
        <w:ind w:left="1440"/>
        <w:rPr>
          <w:rFonts w:ascii="Palatino Linotype" w:hAnsi="Palatino Linotype" w:cs="Lucida Sans Unicode"/>
          <w:b/>
          <w:color w:val="000000"/>
          <w:u w:val="single"/>
          <w:shd w:val="clear" w:color="auto" w:fill="FFFFFF"/>
          <w:lang w:eastAsia="zh-CN"/>
        </w:rPr>
      </w:pPr>
      <w:r>
        <w:rPr>
          <w:rFonts w:ascii="Palatino Linotype" w:hAnsi="Palatino Linotype"/>
          <w:b/>
          <w:i/>
          <w:color w:val="000000"/>
          <w:shd w:val="clear" w:color="auto" w:fill="FFFFFF"/>
        </w:rPr>
        <w:t>…</w:t>
      </w:r>
      <w:r w:rsidRPr="00C406B8">
        <w:rPr>
          <w:rFonts w:ascii="Palatino Linotype" w:hAnsi="Palatino Linotype"/>
          <w:b/>
          <w:i/>
          <w:color w:val="000000"/>
          <w:shd w:val="clear" w:color="auto" w:fill="FFFFFF"/>
        </w:rPr>
        <w:t>Tutorial.gdb\Phase3_Eval_Sys03_Groundwater</w:t>
      </w:r>
      <w:r>
        <w:rPr>
          <w:rFonts w:ascii="Palatino Linotype" w:hAnsi="Palatino Linotype"/>
          <w:b/>
          <w:i/>
          <w:color w:val="000000"/>
          <w:shd w:val="clear" w:color="auto" w:fill="FFFFFF"/>
        </w:rPr>
        <w:t>\</w:t>
      </w:r>
      <w:r w:rsidRPr="00EF7506">
        <w:rPr>
          <w:rFonts w:ascii="Palatino Linotype" w:hAnsi="Palatino Linotype"/>
          <w:b/>
          <w:i/>
          <w:color w:val="000000"/>
          <w:shd w:val="clear" w:color="auto" w:fill="FFFFFF"/>
        </w:rPr>
        <w:t>Sys03_Groundwater_StepA0</w:t>
      </w:r>
      <w:r>
        <w:rPr>
          <w:rFonts w:ascii="Palatino Linotype" w:hAnsi="Palatino Linotype"/>
          <w:b/>
          <w:i/>
          <w:color w:val="000000"/>
          <w:shd w:val="clear" w:color="auto" w:fill="FFFFFF"/>
        </w:rPr>
        <w:t>5</w:t>
      </w:r>
      <w:r w:rsidRPr="00EF7506">
        <w:rPr>
          <w:rFonts w:ascii="Palatino Linotype" w:hAnsi="Palatino Linotype"/>
          <w:b/>
          <w:i/>
          <w:color w:val="000000"/>
          <w:shd w:val="clear" w:color="auto" w:fill="FFFFFF"/>
        </w:rPr>
        <w:t>_RasterFocalMean_9x9_5Pass</w:t>
      </w:r>
    </w:p>
    <w:p w:rsidR="00A07BBB" w:rsidRPr="00A07BBB" w:rsidRDefault="00A07BBB" w:rsidP="00785F85">
      <w:pPr>
        <w:pStyle w:val="ListParagraph"/>
        <w:numPr>
          <w:ilvl w:val="0"/>
          <w:numId w:val="17"/>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Simplification Neighborhood:</w:t>
      </w:r>
    </w:p>
    <w:p w:rsidR="00A07BBB" w:rsidRPr="00A07BBB" w:rsidRDefault="00A07BBB" w:rsidP="00A07BBB">
      <w:pPr>
        <w:pStyle w:val="ListParagraph"/>
        <w:ind w:left="1440"/>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t>Rectangle: 9 x 9 cells</w:t>
      </w:r>
    </w:p>
    <w:p w:rsidR="00A07BBB" w:rsidRPr="00A07BBB" w:rsidRDefault="00A07BBB" w:rsidP="00785F85">
      <w:pPr>
        <w:pStyle w:val="ListParagraph"/>
        <w:numPr>
          <w:ilvl w:val="0"/>
          <w:numId w:val="17"/>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Passes:</w:t>
      </w:r>
    </w:p>
    <w:p w:rsidR="00A07BBB" w:rsidRPr="00A07BBB" w:rsidRDefault="00A07BBB" w:rsidP="00A07BBB">
      <w:pPr>
        <w:pStyle w:val="ListParagraph"/>
        <w:ind w:left="1440"/>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t>5</w:t>
      </w:r>
    </w:p>
    <w:p w:rsidR="00A07BBB" w:rsidRPr="00A07BBB" w:rsidRDefault="00A07BBB" w:rsidP="00785F85">
      <w:pPr>
        <w:pStyle w:val="ListParagraph"/>
        <w:numPr>
          <w:ilvl w:val="0"/>
          <w:numId w:val="17"/>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 xml:space="preserve">Import </w:t>
      </w:r>
      <w:proofErr w:type="spellStart"/>
      <w:r>
        <w:rPr>
          <w:rFonts w:ascii="Palatino Linotype" w:hAnsi="Palatino Linotype" w:cs="Lucida Sans Unicode"/>
          <w:color w:val="000000"/>
          <w:u w:val="single"/>
          <w:shd w:val="clear" w:color="auto" w:fill="FFFFFF"/>
          <w:lang w:eastAsia="zh-CN"/>
        </w:rPr>
        <w:t>Cellsize</w:t>
      </w:r>
      <w:proofErr w:type="spellEnd"/>
      <w:r>
        <w:rPr>
          <w:rFonts w:ascii="Palatino Linotype" w:hAnsi="Palatino Linotype" w:cs="Lucida Sans Unicode"/>
          <w:color w:val="000000"/>
          <w:u w:val="single"/>
          <w:shd w:val="clear" w:color="auto" w:fill="FFFFFF"/>
          <w:lang w:eastAsia="zh-CN"/>
        </w:rPr>
        <w:t>:</w:t>
      </w:r>
    </w:p>
    <w:p w:rsidR="00A07BBB" w:rsidRPr="00A07BBB" w:rsidRDefault="00A07BBB" w:rsidP="00A07BBB">
      <w:pPr>
        <w:pStyle w:val="ListParagraph"/>
        <w:numPr>
          <w:ilvl w:val="1"/>
          <w:numId w:val="18"/>
        </w:numPr>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t xml:space="preserve"> (this is 30m in feet, the resolution of the raster below)</w:t>
      </w:r>
    </w:p>
    <w:p w:rsidR="00A07BBB" w:rsidRPr="00A07BBB" w:rsidRDefault="00A07BBB" w:rsidP="00785F85">
      <w:pPr>
        <w:pStyle w:val="ListParagraph"/>
        <w:numPr>
          <w:ilvl w:val="0"/>
          <w:numId w:val="17"/>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Snap Raster:</w:t>
      </w:r>
    </w:p>
    <w:p w:rsidR="00A07BBB" w:rsidRPr="00C11797" w:rsidRDefault="00C11797" w:rsidP="00A07BBB">
      <w:pPr>
        <w:pStyle w:val="ListParagraph"/>
        <w:ind w:left="1440"/>
        <w:rPr>
          <w:rFonts w:ascii="Palatino Linotype" w:hAnsi="Palatino Linotype" w:cs="Lucida Sans Unicode"/>
          <w:color w:val="000000"/>
          <w:shd w:val="clear" w:color="auto" w:fill="FFFFFF"/>
          <w:lang w:eastAsia="zh-CN"/>
        </w:rPr>
      </w:pPr>
      <w:r>
        <w:rPr>
          <w:rFonts w:ascii="Palatino Linotype" w:hAnsi="Palatino Linotype"/>
          <w:b/>
          <w:i/>
          <w:color w:val="000000"/>
          <w:shd w:val="clear" w:color="auto" w:fill="FFFFFF"/>
        </w:rPr>
        <w:t>…</w:t>
      </w:r>
      <w:proofErr w:type="spellStart"/>
      <w:r w:rsidRPr="00C406B8">
        <w:rPr>
          <w:rFonts w:ascii="Palatino Linotype" w:hAnsi="Palatino Linotype"/>
          <w:b/>
          <w:i/>
          <w:color w:val="000000"/>
          <w:shd w:val="clear" w:color="auto" w:fill="FFFFFF"/>
        </w:rPr>
        <w:t>Tutorial.gdb</w:t>
      </w:r>
      <w:proofErr w:type="spellEnd"/>
      <w:r w:rsidRPr="00C406B8">
        <w:rPr>
          <w:rFonts w:ascii="Palatino Linotype" w:hAnsi="Palatino Linotype"/>
          <w:b/>
          <w:i/>
          <w:color w:val="000000"/>
          <w:shd w:val="clear" w:color="auto" w:fill="FFFFFF"/>
        </w:rPr>
        <w:t>\</w:t>
      </w:r>
      <w:r>
        <w:rPr>
          <w:rFonts w:ascii="Palatino Linotype" w:hAnsi="Palatino Linotype"/>
          <w:b/>
          <w:i/>
          <w:color w:val="000000"/>
          <w:shd w:val="clear" w:color="auto" w:fill="FFFFFF"/>
        </w:rPr>
        <w:t>Base_NLCD2011_Project</w:t>
      </w:r>
    </w:p>
    <w:p w:rsidR="00C11797" w:rsidRDefault="00C11797" w:rsidP="00C11797">
      <w:pPr>
        <w:rPr>
          <w:rFonts w:ascii="Palatino Linotype" w:hAnsi="Palatino Linotype" w:cs="Lucida Sans Unicode"/>
          <w:b/>
          <w:color w:val="000000"/>
          <w:u w:val="single"/>
          <w:shd w:val="clear" w:color="auto" w:fill="FFFFFF"/>
          <w:lang w:eastAsia="zh-CN"/>
        </w:rPr>
      </w:pPr>
    </w:p>
    <w:p w:rsidR="00C11797" w:rsidRDefault="00C11797" w:rsidP="00C11797">
      <w:pPr>
        <w:rPr>
          <w:rFonts w:ascii="Palatino Linotype" w:hAnsi="Palatino Linotype" w:cs="Lucida Sans Unicode"/>
          <w:b/>
          <w:color w:val="000000"/>
          <w:u w:val="single"/>
          <w:shd w:val="clear" w:color="auto" w:fill="FFFFFF"/>
          <w:lang w:eastAsia="zh-CN"/>
        </w:rPr>
      </w:pPr>
    </w:p>
    <w:p w:rsidR="00C11797" w:rsidRDefault="00AA6EE7" w:rsidP="00C11797">
      <w:pPr>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lastRenderedPageBreak/>
        <w:t xml:space="preserve">118 features left. </w:t>
      </w:r>
      <w:r w:rsidR="002E29E1">
        <w:rPr>
          <w:rFonts w:ascii="Palatino Linotype" w:hAnsi="Palatino Linotype" w:cs="Lucida Sans Unicode"/>
          <w:color w:val="000000"/>
          <w:shd w:val="clear" w:color="auto" w:fill="FFFFFF"/>
          <w:lang w:eastAsia="zh-CN"/>
        </w:rPr>
        <w:t xml:space="preserve">Next, we will run </w:t>
      </w:r>
      <w:r w:rsidR="002E29E1">
        <w:rPr>
          <w:rFonts w:ascii="Palatino Linotype" w:hAnsi="Palatino Linotype" w:cs="Lucida Sans Unicode"/>
          <w:b/>
          <w:color w:val="000000"/>
          <w:shd w:val="clear" w:color="auto" w:fill="FFFFFF"/>
          <w:lang w:eastAsia="zh-CN"/>
        </w:rPr>
        <w:t>Eliminate Assist</w:t>
      </w:r>
      <w:r w:rsidR="002E29E1">
        <w:rPr>
          <w:rFonts w:ascii="Palatino Linotype" w:hAnsi="Palatino Linotype" w:cs="Lucida Sans Unicode"/>
          <w:color w:val="000000"/>
          <w:shd w:val="clear" w:color="auto" w:fill="FFFFFF"/>
          <w:lang w:eastAsia="zh-CN"/>
        </w:rPr>
        <w:t xml:space="preserve"> </w:t>
      </w:r>
      <w:r w:rsidR="00A52F28">
        <w:rPr>
          <w:rFonts w:ascii="Palatino Linotype" w:hAnsi="Palatino Linotype" w:cs="Lucida Sans Unicode"/>
          <w:color w:val="000000"/>
          <w:shd w:val="clear" w:color="auto" w:fill="FFFFFF"/>
          <w:lang w:eastAsia="zh-CN"/>
        </w:rPr>
        <w:t xml:space="preserve">again </w:t>
      </w:r>
      <w:r w:rsidR="002E29E1">
        <w:rPr>
          <w:rFonts w:ascii="Palatino Linotype" w:hAnsi="Palatino Linotype" w:cs="Lucida Sans Unicode"/>
          <w:color w:val="000000"/>
          <w:shd w:val="clear" w:color="auto" w:fill="FFFFFF"/>
          <w:lang w:eastAsia="zh-CN"/>
        </w:rPr>
        <w:t>to remove small features.</w:t>
      </w:r>
    </w:p>
    <w:p w:rsidR="00AA6EE7" w:rsidRPr="00AA6EE7" w:rsidRDefault="00AA6EE7" w:rsidP="00AA6EE7">
      <w:pPr>
        <w:pStyle w:val="ListParagraph"/>
        <w:numPr>
          <w:ilvl w:val="0"/>
          <w:numId w:val="17"/>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shd w:val="clear" w:color="auto" w:fill="FFFFFF"/>
          <w:lang w:eastAsia="zh-CN"/>
        </w:rPr>
        <w:t xml:space="preserve">Run a </w:t>
      </w:r>
      <w:r w:rsidRPr="007009F6">
        <w:rPr>
          <w:rFonts w:ascii="Palatino Linotype" w:hAnsi="Palatino Linotype" w:cs="Lucida Sans Unicode"/>
          <w:color w:val="000000"/>
          <w:u w:val="single"/>
          <w:shd w:val="clear" w:color="auto" w:fill="FFFFFF"/>
          <w:lang w:eastAsia="zh-CN"/>
        </w:rPr>
        <w:t>Select By Attributes</w:t>
      </w:r>
      <w:r>
        <w:rPr>
          <w:rFonts w:ascii="Palatino Linotype" w:hAnsi="Palatino Linotype" w:cs="Lucida Sans Unicode"/>
          <w:color w:val="000000"/>
          <w:shd w:val="clear" w:color="auto" w:fill="FFFFFF"/>
          <w:lang w:eastAsia="zh-CN"/>
        </w:rPr>
        <w:t xml:space="preserve"> on </w:t>
      </w:r>
      <w:r w:rsidR="00A75AD2" w:rsidRPr="00EF7506">
        <w:rPr>
          <w:rFonts w:ascii="Palatino Linotype" w:hAnsi="Palatino Linotype"/>
          <w:b/>
          <w:i/>
          <w:color w:val="000000"/>
          <w:shd w:val="clear" w:color="auto" w:fill="FFFFFF"/>
        </w:rPr>
        <w:t>Sys03_Groundwater_StepA0</w:t>
      </w:r>
      <w:r w:rsidR="00A75AD2">
        <w:rPr>
          <w:rFonts w:ascii="Palatino Linotype" w:hAnsi="Palatino Linotype"/>
          <w:b/>
          <w:i/>
          <w:color w:val="000000"/>
          <w:shd w:val="clear" w:color="auto" w:fill="FFFFFF"/>
        </w:rPr>
        <w:t>5</w:t>
      </w:r>
      <w:r w:rsidR="00A75AD2" w:rsidRPr="00EF7506">
        <w:rPr>
          <w:rFonts w:ascii="Palatino Linotype" w:hAnsi="Palatino Linotype"/>
          <w:b/>
          <w:i/>
          <w:color w:val="000000"/>
          <w:shd w:val="clear" w:color="auto" w:fill="FFFFFF"/>
        </w:rPr>
        <w:t>_RasterFocalMean_9x9_5Pass</w:t>
      </w:r>
      <w:r>
        <w:rPr>
          <w:rFonts w:ascii="Palatino Linotype" w:hAnsi="Palatino Linotype"/>
          <w:color w:val="000000"/>
          <w:shd w:val="clear" w:color="auto" w:fill="FFFFFF"/>
        </w:rPr>
        <w:t>:</w:t>
      </w:r>
    </w:p>
    <w:p w:rsidR="00AA6EE7" w:rsidRDefault="00AA6EE7" w:rsidP="00AA6EE7">
      <w:pPr>
        <w:pStyle w:val="ListParagraph"/>
        <w:ind w:left="1440"/>
        <w:rPr>
          <w:rFonts w:ascii="Palatino Linotype" w:hAnsi="Palatino Linotype" w:cs="Lucida Sans Unicode"/>
          <w:color w:val="000000"/>
          <w:shd w:val="clear" w:color="auto" w:fill="FFFFFF"/>
          <w:lang w:eastAsia="zh-CN"/>
        </w:rPr>
      </w:pPr>
      <w:proofErr w:type="spellStart"/>
      <w:r>
        <w:rPr>
          <w:rFonts w:ascii="Palatino Linotype" w:hAnsi="Palatino Linotype" w:cs="Lucida Sans Unicode"/>
          <w:color w:val="000000"/>
          <w:shd w:val="clear" w:color="auto" w:fill="FFFFFF"/>
          <w:lang w:eastAsia="zh-CN"/>
        </w:rPr>
        <w:t>Shape_Area</w:t>
      </w:r>
      <w:proofErr w:type="spellEnd"/>
      <w:r>
        <w:rPr>
          <w:rFonts w:ascii="Palatino Linotype" w:hAnsi="Palatino Linotype" w:cs="Lucida Sans Unicode"/>
          <w:color w:val="000000"/>
          <w:shd w:val="clear" w:color="auto" w:fill="FFFFFF"/>
          <w:lang w:eastAsia="zh-CN"/>
        </w:rPr>
        <w:t xml:space="preserve"> &lt; 5000000</w:t>
      </w:r>
    </w:p>
    <w:p w:rsidR="00AA6EE7" w:rsidRPr="00A52F28" w:rsidRDefault="00AA6EE7" w:rsidP="00AA6EE7">
      <w:pPr>
        <w:pStyle w:val="ListParagraph"/>
        <w:ind w:left="1440"/>
        <w:rPr>
          <w:rFonts w:ascii="Palatino Linotype" w:hAnsi="Palatino Linotype" w:cs="Lucida Sans Unicode"/>
          <w:b/>
          <w:i/>
          <w:color w:val="000000"/>
          <w:u w:val="single"/>
          <w:shd w:val="clear" w:color="auto" w:fill="FFFFFF"/>
          <w:lang w:eastAsia="zh-CN"/>
        </w:rPr>
      </w:pPr>
      <w:r w:rsidRPr="00A52F28">
        <w:rPr>
          <w:rFonts w:ascii="Palatino Linotype" w:hAnsi="Palatino Linotype" w:cs="Lucida Sans Unicode"/>
          <w:i/>
          <w:color w:val="000000"/>
          <w:shd w:val="clear" w:color="auto" w:fill="FFFFFF"/>
          <w:lang w:eastAsia="zh-CN"/>
        </w:rPr>
        <w:t>(</w:t>
      </w:r>
      <w:r w:rsidR="00A52F28">
        <w:rPr>
          <w:rFonts w:ascii="Palatino Linotype" w:hAnsi="Palatino Linotype" w:cs="Lucida Sans Unicode"/>
          <w:i/>
          <w:color w:val="000000"/>
          <w:shd w:val="clear" w:color="auto" w:fill="FFFFFF"/>
          <w:lang w:eastAsia="zh-CN"/>
        </w:rPr>
        <w:t>T</w:t>
      </w:r>
      <w:r w:rsidRPr="00A52F28">
        <w:rPr>
          <w:rFonts w:ascii="Palatino Linotype" w:hAnsi="Palatino Linotype" w:cs="Lucida Sans Unicode"/>
          <w:i/>
          <w:color w:val="000000"/>
          <w:shd w:val="clear" w:color="auto" w:fill="FFFFFF"/>
          <w:lang w:eastAsia="zh-CN"/>
        </w:rPr>
        <w:t>his is a higher threshold than before, to remove more features</w:t>
      </w:r>
      <w:r w:rsidR="005E296B" w:rsidRPr="00A52F28">
        <w:rPr>
          <w:rFonts w:ascii="Palatino Linotype" w:hAnsi="Palatino Linotype" w:cs="Lucida Sans Unicode"/>
          <w:i/>
          <w:color w:val="000000"/>
          <w:shd w:val="clear" w:color="auto" w:fill="FFFFFF"/>
          <w:lang w:eastAsia="zh-CN"/>
        </w:rPr>
        <w:t>; 59 features should be selected</w:t>
      </w:r>
      <w:r w:rsidR="00A52F28">
        <w:rPr>
          <w:rFonts w:ascii="Palatino Linotype" w:hAnsi="Palatino Linotype" w:cs="Lucida Sans Unicode"/>
          <w:i/>
          <w:color w:val="000000"/>
          <w:shd w:val="clear" w:color="auto" w:fill="FFFFFF"/>
          <w:lang w:eastAsia="zh-CN"/>
        </w:rPr>
        <w:t>.</w:t>
      </w:r>
      <w:r w:rsidRPr="00A52F28">
        <w:rPr>
          <w:rFonts w:ascii="Palatino Linotype" w:hAnsi="Palatino Linotype" w:cs="Lucida Sans Unicode"/>
          <w:i/>
          <w:color w:val="000000"/>
          <w:shd w:val="clear" w:color="auto" w:fill="FFFFFF"/>
          <w:lang w:eastAsia="zh-CN"/>
        </w:rPr>
        <w:t>)</w:t>
      </w:r>
    </w:p>
    <w:p w:rsidR="007009F6" w:rsidRPr="00A07BBB" w:rsidRDefault="007009F6" w:rsidP="007009F6">
      <w:pPr>
        <w:pStyle w:val="ListParagraph"/>
        <w:numPr>
          <w:ilvl w:val="0"/>
          <w:numId w:val="17"/>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Input Evaluation Features:</w:t>
      </w:r>
    </w:p>
    <w:p w:rsidR="007009F6" w:rsidRPr="00A07BBB" w:rsidRDefault="00356CAF" w:rsidP="007009F6">
      <w:pPr>
        <w:pStyle w:val="ListParagraph"/>
        <w:ind w:left="1440"/>
        <w:rPr>
          <w:rFonts w:ascii="Palatino Linotype" w:hAnsi="Palatino Linotype" w:cs="Lucida Sans Unicode"/>
          <w:b/>
          <w:color w:val="000000"/>
          <w:u w:val="single"/>
          <w:shd w:val="clear" w:color="auto" w:fill="FFFFFF"/>
          <w:lang w:eastAsia="zh-CN"/>
        </w:rPr>
      </w:pPr>
      <w:r w:rsidRPr="00EF7506">
        <w:rPr>
          <w:rFonts w:ascii="Palatino Linotype" w:hAnsi="Palatino Linotype"/>
          <w:b/>
          <w:i/>
          <w:color w:val="000000"/>
          <w:shd w:val="clear" w:color="auto" w:fill="FFFFFF"/>
        </w:rPr>
        <w:t>Sys03_Groundwater_StepA0</w:t>
      </w:r>
      <w:r>
        <w:rPr>
          <w:rFonts w:ascii="Palatino Linotype" w:hAnsi="Palatino Linotype"/>
          <w:b/>
          <w:i/>
          <w:color w:val="000000"/>
          <w:shd w:val="clear" w:color="auto" w:fill="FFFFFF"/>
        </w:rPr>
        <w:t>5</w:t>
      </w:r>
      <w:r w:rsidRPr="00EF7506">
        <w:rPr>
          <w:rFonts w:ascii="Palatino Linotype" w:hAnsi="Palatino Linotype"/>
          <w:b/>
          <w:i/>
          <w:color w:val="000000"/>
          <w:shd w:val="clear" w:color="auto" w:fill="FFFFFF"/>
        </w:rPr>
        <w:t>_RasterFocalMean_9x9_5Pass</w:t>
      </w:r>
    </w:p>
    <w:p w:rsidR="007009F6" w:rsidRPr="00A07BBB" w:rsidRDefault="007009F6" w:rsidP="007009F6">
      <w:pPr>
        <w:pStyle w:val="ListParagraph"/>
        <w:numPr>
          <w:ilvl w:val="0"/>
          <w:numId w:val="17"/>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Output Simplified Evaluation Feature Class:</w:t>
      </w:r>
    </w:p>
    <w:p w:rsidR="007009F6" w:rsidRPr="00A07BBB" w:rsidRDefault="007009F6" w:rsidP="007009F6">
      <w:pPr>
        <w:pStyle w:val="ListParagraph"/>
        <w:ind w:left="1440"/>
        <w:rPr>
          <w:rFonts w:ascii="Palatino Linotype" w:hAnsi="Palatino Linotype" w:cs="Lucida Sans Unicode"/>
          <w:b/>
          <w:color w:val="000000"/>
          <w:u w:val="single"/>
          <w:shd w:val="clear" w:color="auto" w:fill="FFFFFF"/>
          <w:lang w:eastAsia="zh-CN"/>
        </w:rPr>
      </w:pPr>
      <w:r>
        <w:rPr>
          <w:rFonts w:ascii="Palatino Linotype" w:hAnsi="Palatino Linotype"/>
          <w:b/>
          <w:i/>
          <w:color w:val="000000"/>
          <w:shd w:val="clear" w:color="auto" w:fill="FFFFFF"/>
        </w:rPr>
        <w:t>…</w:t>
      </w:r>
      <w:r w:rsidRPr="00C406B8">
        <w:rPr>
          <w:rFonts w:ascii="Palatino Linotype" w:hAnsi="Palatino Linotype"/>
          <w:b/>
          <w:i/>
          <w:color w:val="000000"/>
          <w:shd w:val="clear" w:color="auto" w:fill="FFFFFF"/>
        </w:rPr>
        <w:t>Tutorial.gdb\Phase3_Eval_Sys03_Groundwater</w:t>
      </w:r>
      <w:r>
        <w:rPr>
          <w:rFonts w:ascii="Palatino Linotype" w:hAnsi="Palatino Linotype"/>
          <w:b/>
          <w:i/>
          <w:color w:val="000000"/>
          <w:shd w:val="clear" w:color="auto" w:fill="FFFFFF"/>
        </w:rPr>
        <w:t>\</w:t>
      </w:r>
      <w:r w:rsidRPr="00EF7506">
        <w:rPr>
          <w:rFonts w:ascii="Palatino Linotype" w:hAnsi="Palatino Linotype"/>
          <w:b/>
          <w:i/>
          <w:color w:val="000000"/>
          <w:shd w:val="clear" w:color="auto" w:fill="FFFFFF"/>
        </w:rPr>
        <w:t>Sys03_Groundwater_StepA0</w:t>
      </w:r>
      <w:r>
        <w:rPr>
          <w:rFonts w:ascii="Palatino Linotype" w:hAnsi="Palatino Linotype"/>
          <w:b/>
          <w:i/>
          <w:color w:val="000000"/>
          <w:shd w:val="clear" w:color="auto" w:fill="FFFFFF"/>
        </w:rPr>
        <w:t>6</w:t>
      </w:r>
      <w:r w:rsidRPr="00EF7506">
        <w:rPr>
          <w:rFonts w:ascii="Palatino Linotype" w:hAnsi="Palatino Linotype"/>
          <w:b/>
          <w:i/>
          <w:color w:val="000000"/>
          <w:shd w:val="clear" w:color="auto" w:fill="FFFFFF"/>
        </w:rPr>
        <w:t>_</w:t>
      </w:r>
      <w:r>
        <w:rPr>
          <w:rFonts w:ascii="Palatino Linotype" w:hAnsi="Palatino Linotype"/>
          <w:b/>
          <w:i/>
          <w:color w:val="000000"/>
          <w:shd w:val="clear" w:color="auto" w:fill="FFFFFF"/>
        </w:rPr>
        <w:t>Eliminate_5000000</w:t>
      </w:r>
    </w:p>
    <w:p w:rsidR="0031252C" w:rsidRPr="0031252C" w:rsidRDefault="0031252C" w:rsidP="0031252C">
      <w:pPr>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t>59 feature</w:t>
      </w:r>
      <w:r w:rsidR="00A75AD2">
        <w:rPr>
          <w:rFonts w:ascii="Palatino Linotype" w:hAnsi="Palatino Linotype" w:cs="Lucida Sans Unicode"/>
          <w:color w:val="000000"/>
          <w:shd w:val="clear" w:color="auto" w:fill="FFFFFF"/>
          <w:lang w:eastAsia="zh-CN"/>
        </w:rPr>
        <w:t>s</w:t>
      </w:r>
      <w:r>
        <w:rPr>
          <w:rFonts w:ascii="Palatino Linotype" w:hAnsi="Palatino Linotype" w:cs="Lucida Sans Unicode"/>
          <w:color w:val="000000"/>
          <w:shd w:val="clear" w:color="auto" w:fill="FFFFFF"/>
          <w:lang w:eastAsia="zh-CN"/>
        </w:rPr>
        <w:t xml:space="preserve"> left. </w:t>
      </w:r>
      <w:r w:rsidR="00A75AD2">
        <w:rPr>
          <w:rFonts w:ascii="Palatino Linotype" w:hAnsi="Palatino Linotype" w:cs="Lucida Sans Unicode"/>
          <w:color w:val="000000"/>
          <w:shd w:val="clear" w:color="auto" w:fill="FFFFFF"/>
          <w:lang w:eastAsia="zh-CN"/>
        </w:rPr>
        <w:t>W</w:t>
      </w:r>
      <w:r>
        <w:rPr>
          <w:rFonts w:ascii="Palatino Linotype" w:hAnsi="Palatino Linotype" w:cs="Lucida Sans Unicode"/>
          <w:color w:val="000000"/>
          <w:shd w:val="clear" w:color="auto" w:fill="FFFFFF"/>
          <w:lang w:eastAsia="zh-CN"/>
        </w:rPr>
        <w:t xml:space="preserve">e will run a low tolerance </w:t>
      </w:r>
      <w:r>
        <w:rPr>
          <w:rFonts w:ascii="Palatino Linotype" w:hAnsi="Palatino Linotype" w:cs="Lucida Sans Unicode"/>
          <w:b/>
          <w:color w:val="000000"/>
          <w:shd w:val="clear" w:color="auto" w:fill="FFFFFF"/>
          <w:lang w:eastAsia="zh-CN"/>
        </w:rPr>
        <w:t>Simplify Polygon</w:t>
      </w:r>
      <w:r w:rsidR="00FD3479">
        <w:rPr>
          <w:rFonts w:ascii="Palatino Linotype" w:hAnsi="Palatino Linotype" w:cs="Lucida Sans Unicode"/>
          <w:b/>
          <w:color w:val="000000"/>
          <w:shd w:val="clear" w:color="auto" w:fill="FFFFFF"/>
          <w:lang w:eastAsia="zh-CN"/>
        </w:rPr>
        <w:t xml:space="preserve"> Assist</w:t>
      </w:r>
      <w:r>
        <w:rPr>
          <w:rFonts w:ascii="Palatino Linotype" w:hAnsi="Palatino Linotype" w:cs="Lucida Sans Unicode"/>
          <w:color w:val="000000"/>
          <w:shd w:val="clear" w:color="auto" w:fill="FFFFFF"/>
          <w:lang w:eastAsia="zh-CN"/>
        </w:rPr>
        <w:t xml:space="preserve"> to clean edges.</w:t>
      </w:r>
    </w:p>
    <w:p w:rsidR="0031252C" w:rsidRPr="00A07BBB" w:rsidRDefault="0031252C" w:rsidP="0031252C">
      <w:pPr>
        <w:pStyle w:val="ListParagraph"/>
        <w:numPr>
          <w:ilvl w:val="0"/>
          <w:numId w:val="17"/>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Input Evaluation Features:</w:t>
      </w:r>
    </w:p>
    <w:p w:rsidR="0031252C" w:rsidRDefault="0031252C" w:rsidP="0031252C">
      <w:pPr>
        <w:pStyle w:val="ListParagraph"/>
        <w:ind w:left="1440"/>
        <w:rPr>
          <w:rFonts w:ascii="Palatino Linotype" w:hAnsi="Palatino Linotype"/>
          <w:b/>
          <w:i/>
          <w:color w:val="000000"/>
          <w:shd w:val="clear" w:color="auto" w:fill="FFFFFF"/>
        </w:rPr>
      </w:pPr>
      <w:r>
        <w:rPr>
          <w:rFonts w:ascii="Palatino Linotype" w:hAnsi="Palatino Linotype"/>
          <w:b/>
          <w:i/>
          <w:color w:val="000000"/>
          <w:shd w:val="clear" w:color="auto" w:fill="FFFFFF"/>
        </w:rPr>
        <w:t>…</w:t>
      </w:r>
      <w:r w:rsidRPr="00C406B8">
        <w:rPr>
          <w:rFonts w:ascii="Palatino Linotype" w:hAnsi="Palatino Linotype"/>
          <w:b/>
          <w:i/>
          <w:color w:val="000000"/>
          <w:shd w:val="clear" w:color="auto" w:fill="FFFFFF"/>
        </w:rPr>
        <w:t>Tutorial.gdb\Phase3_Eval_Sys03_Groundwater</w:t>
      </w:r>
      <w:r>
        <w:rPr>
          <w:rFonts w:ascii="Palatino Linotype" w:hAnsi="Palatino Linotype"/>
          <w:b/>
          <w:i/>
          <w:color w:val="000000"/>
          <w:shd w:val="clear" w:color="auto" w:fill="FFFFFF"/>
        </w:rPr>
        <w:t>\</w:t>
      </w:r>
      <w:r w:rsidRPr="00EF7506">
        <w:rPr>
          <w:rFonts w:ascii="Palatino Linotype" w:hAnsi="Palatino Linotype"/>
          <w:b/>
          <w:i/>
          <w:color w:val="000000"/>
          <w:shd w:val="clear" w:color="auto" w:fill="FFFFFF"/>
        </w:rPr>
        <w:t>Sys03_Groundwater_StepA0</w:t>
      </w:r>
      <w:r>
        <w:rPr>
          <w:rFonts w:ascii="Palatino Linotype" w:hAnsi="Palatino Linotype"/>
          <w:b/>
          <w:i/>
          <w:color w:val="000000"/>
          <w:shd w:val="clear" w:color="auto" w:fill="FFFFFF"/>
        </w:rPr>
        <w:t>6</w:t>
      </w:r>
      <w:r w:rsidRPr="00EF7506">
        <w:rPr>
          <w:rFonts w:ascii="Palatino Linotype" w:hAnsi="Palatino Linotype"/>
          <w:b/>
          <w:i/>
          <w:color w:val="000000"/>
          <w:shd w:val="clear" w:color="auto" w:fill="FFFFFF"/>
        </w:rPr>
        <w:t>_</w:t>
      </w:r>
      <w:r>
        <w:rPr>
          <w:rFonts w:ascii="Palatino Linotype" w:hAnsi="Palatino Linotype"/>
          <w:b/>
          <w:i/>
          <w:color w:val="000000"/>
          <w:shd w:val="clear" w:color="auto" w:fill="FFFFFF"/>
        </w:rPr>
        <w:t>Eliminate_5000000</w:t>
      </w:r>
    </w:p>
    <w:p w:rsidR="0031252C" w:rsidRPr="0031252C" w:rsidRDefault="0031252C" w:rsidP="0031252C">
      <w:pPr>
        <w:pStyle w:val="ListParagraph"/>
        <w:ind w:left="1440"/>
        <w:rPr>
          <w:rFonts w:ascii="Palatino Linotype" w:hAnsi="Palatino Linotype" w:cs="Lucida Sans Unicode"/>
          <w:color w:val="000000"/>
          <w:u w:val="single"/>
          <w:shd w:val="clear" w:color="auto" w:fill="FFFFFF"/>
          <w:lang w:eastAsia="zh-CN"/>
        </w:rPr>
      </w:pPr>
      <w:r w:rsidRPr="00AB1234">
        <w:rPr>
          <w:rFonts w:ascii="Palatino Linotype" w:hAnsi="Palatino Linotype"/>
          <w:color w:val="000000"/>
          <w:shd w:val="clear" w:color="auto" w:fill="FFFFFF"/>
        </w:rPr>
        <w:t>(Remember to use the full file path to your feature class this time, not just the ArcMap layer, or the output may be empty!)</w:t>
      </w:r>
    </w:p>
    <w:p w:rsidR="0031252C" w:rsidRPr="00A07BBB" w:rsidRDefault="0031252C" w:rsidP="0031252C">
      <w:pPr>
        <w:pStyle w:val="ListParagraph"/>
        <w:numPr>
          <w:ilvl w:val="0"/>
          <w:numId w:val="17"/>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Output Simplified Evaluation Feature Class:</w:t>
      </w:r>
    </w:p>
    <w:p w:rsidR="0031252C" w:rsidRPr="0031252C" w:rsidRDefault="0031252C" w:rsidP="0031252C">
      <w:pPr>
        <w:pStyle w:val="ListParagraph"/>
        <w:ind w:left="1440"/>
        <w:rPr>
          <w:rFonts w:ascii="Palatino Linotype" w:hAnsi="Palatino Linotype" w:cs="Lucida Sans Unicode"/>
          <w:b/>
          <w:color w:val="000000"/>
          <w:u w:val="single"/>
          <w:shd w:val="clear" w:color="auto" w:fill="FFFFFF"/>
          <w:lang w:eastAsia="zh-CN"/>
        </w:rPr>
      </w:pPr>
      <w:r>
        <w:rPr>
          <w:rFonts w:ascii="Palatino Linotype" w:hAnsi="Palatino Linotype"/>
          <w:b/>
          <w:i/>
          <w:color w:val="000000"/>
          <w:shd w:val="clear" w:color="auto" w:fill="FFFFFF"/>
        </w:rPr>
        <w:t>…</w:t>
      </w:r>
      <w:r w:rsidRPr="00C406B8">
        <w:rPr>
          <w:rFonts w:ascii="Palatino Linotype" w:hAnsi="Palatino Linotype"/>
          <w:b/>
          <w:i/>
          <w:color w:val="000000"/>
          <w:shd w:val="clear" w:color="auto" w:fill="FFFFFF"/>
        </w:rPr>
        <w:t>Tutorial.gdb\Phase3_Eval_Sys03_Groundwater</w:t>
      </w:r>
      <w:r>
        <w:rPr>
          <w:rFonts w:ascii="Palatino Linotype" w:hAnsi="Palatino Linotype"/>
          <w:b/>
          <w:i/>
          <w:color w:val="000000"/>
          <w:shd w:val="clear" w:color="auto" w:fill="FFFFFF"/>
        </w:rPr>
        <w:t>\</w:t>
      </w:r>
      <w:r w:rsidRPr="00EF7506">
        <w:rPr>
          <w:rFonts w:ascii="Palatino Linotype" w:hAnsi="Palatino Linotype"/>
          <w:b/>
          <w:i/>
          <w:color w:val="000000"/>
          <w:shd w:val="clear" w:color="auto" w:fill="FFFFFF"/>
        </w:rPr>
        <w:t>Sys03_Groundwater_StepA0</w:t>
      </w:r>
      <w:r>
        <w:rPr>
          <w:rFonts w:ascii="Palatino Linotype" w:hAnsi="Palatino Linotype"/>
          <w:b/>
          <w:i/>
          <w:color w:val="000000"/>
          <w:shd w:val="clear" w:color="auto" w:fill="FFFFFF"/>
        </w:rPr>
        <w:t>7</w:t>
      </w:r>
      <w:r w:rsidRPr="00EF7506">
        <w:rPr>
          <w:rFonts w:ascii="Palatino Linotype" w:hAnsi="Palatino Linotype"/>
          <w:b/>
          <w:i/>
          <w:color w:val="000000"/>
          <w:shd w:val="clear" w:color="auto" w:fill="FFFFFF"/>
        </w:rPr>
        <w:t>_</w:t>
      </w:r>
      <w:r>
        <w:rPr>
          <w:rFonts w:ascii="Palatino Linotype" w:hAnsi="Palatino Linotype"/>
          <w:b/>
          <w:i/>
          <w:color w:val="000000"/>
          <w:shd w:val="clear" w:color="auto" w:fill="FFFFFF"/>
        </w:rPr>
        <w:t>SimplifyPolygon_1000</w:t>
      </w:r>
    </w:p>
    <w:p w:rsidR="0031252C" w:rsidRPr="00A07BBB" w:rsidRDefault="0031252C" w:rsidP="0031252C">
      <w:pPr>
        <w:pStyle w:val="ListParagraph"/>
        <w:numPr>
          <w:ilvl w:val="0"/>
          <w:numId w:val="17"/>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Simplification Tolerance:</w:t>
      </w:r>
    </w:p>
    <w:p w:rsidR="0031252C" w:rsidRPr="0031252C" w:rsidRDefault="0031252C" w:rsidP="0031252C">
      <w:pPr>
        <w:pStyle w:val="ListParagraph"/>
        <w:ind w:left="1440"/>
        <w:rPr>
          <w:rFonts w:ascii="Palatino Linotype" w:hAnsi="Palatino Linotype" w:cs="Lucida Sans Unicode"/>
          <w:color w:val="000000"/>
          <w:u w:val="single"/>
          <w:shd w:val="clear" w:color="auto" w:fill="FFFFFF"/>
          <w:lang w:eastAsia="zh-CN"/>
        </w:rPr>
      </w:pPr>
      <w:r>
        <w:rPr>
          <w:rFonts w:ascii="Palatino Linotype" w:hAnsi="Palatino Linotype"/>
          <w:color w:val="000000"/>
          <w:shd w:val="clear" w:color="auto" w:fill="FFFFFF"/>
        </w:rPr>
        <w:t>1000 Feet</w:t>
      </w:r>
    </w:p>
    <w:p w:rsidR="0031252C" w:rsidRPr="0082383D" w:rsidRDefault="0082383D" w:rsidP="0082383D">
      <w:pPr>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t xml:space="preserve">Next, we will run its companion </w:t>
      </w:r>
      <w:r w:rsidR="00725A82">
        <w:rPr>
          <w:rFonts w:ascii="Palatino Linotype" w:hAnsi="Palatino Linotype" w:cs="Lucida Sans Unicode"/>
          <w:b/>
          <w:color w:val="000000"/>
          <w:shd w:val="clear" w:color="auto" w:fill="FFFFFF"/>
          <w:lang w:eastAsia="zh-CN"/>
        </w:rPr>
        <w:t xml:space="preserve">Integrate </w:t>
      </w:r>
      <w:r>
        <w:rPr>
          <w:rFonts w:ascii="Palatino Linotype" w:hAnsi="Palatino Linotype" w:cs="Lucida Sans Unicode"/>
          <w:b/>
          <w:color w:val="000000"/>
          <w:shd w:val="clear" w:color="auto" w:fill="FFFFFF"/>
          <w:lang w:eastAsia="zh-CN"/>
        </w:rPr>
        <w:t>Simplify Polygon</w:t>
      </w:r>
      <w:r w:rsidR="00725A82">
        <w:rPr>
          <w:rFonts w:ascii="Palatino Linotype" w:hAnsi="Palatino Linotype" w:cs="Lucida Sans Unicode"/>
          <w:b/>
          <w:color w:val="000000"/>
          <w:shd w:val="clear" w:color="auto" w:fill="FFFFFF"/>
          <w:lang w:eastAsia="zh-CN"/>
        </w:rPr>
        <w:t xml:space="preserve"> Output</w:t>
      </w:r>
      <w:r>
        <w:rPr>
          <w:rFonts w:ascii="Palatino Linotype" w:hAnsi="Palatino Linotype" w:cs="Lucida Sans Unicode"/>
          <w:color w:val="000000"/>
          <w:shd w:val="clear" w:color="auto" w:fill="FFFFFF"/>
          <w:lang w:eastAsia="zh-CN"/>
        </w:rPr>
        <w:t>.</w:t>
      </w:r>
    </w:p>
    <w:p w:rsidR="009B04F1" w:rsidRPr="00A07BBB" w:rsidRDefault="009B04F1" w:rsidP="005C4493">
      <w:pPr>
        <w:pStyle w:val="ListParagraph"/>
        <w:numPr>
          <w:ilvl w:val="0"/>
          <w:numId w:val="17"/>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Simplify Polygon Output Features:</w:t>
      </w:r>
    </w:p>
    <w:p w:rsidR="009B04F1" w:rsidRDefault="009B04F1" w:rsidP="009B04F1">
      <w:pPr>
        <w:pStyle w:val="ListParagraph"/>
        <w:ind w:left="1440"/>
        <w:rPr>
          <w:rFonts w:ascii="Palatino Linotype" w:hAnsi="Palatino Linotype"/>
          <w:b/>
          <w:i/>
          <w:color w:val="000000"/>
          <w:shd w:val="clear" w:color="auto" w:fill="FFFFFF"/>
        </w:rPr>
      </w:pPr>
      <w:r w:rsidRPr="00EF7506">
        <w:rPr>
          <w:rFonts w:ascii="Palatino Linotype" w:hAnsi="Palatino Linotype"/>
          <w:b/>
          <w:i/>
          <w:color w:val="000000"/>
          <w:shd w:val="clear" w:color="auto" w:fill="FFFFFF"/>
        </w:rPr>
        <w:t>Sys03_Groundwater_StepA0</w:t>
      </w:r>
      <w:r>
        <w:rPr>
          <w:rFonts w:ascii="Palatino Linotype" w:hAnsi="Palatino Linotype"/>
          <w:b/>
          <w:i/>
          <w:color w:val="000000"/>
          <w:shd w:val="clear" w:color="auto" w:fill="FFFFFF"/>
        </w:rPr>
        <w:t>7</w:t>
      </w:r>
      <w:r w:rsidRPr="00EF7506">
        <w:rPr>
          <w:rFonts w:ascii="Palatino Linotype" w:hAnsi="Palatino Linotype"/>
          <w:b/>
          <w:i/>
          <w:color w:val="000000"/>
          <w:shd w:val="clear" w:color="auto" w:fill="FFFFFF"/>
        </w:rPr>
        <w:t>_</w:t>
      </w:r>
      <w:r>
        <w:rPr>
          <w:rFonts w:ascii="Palatino Linotype" w:hAnsi="Palatino Linotype"/>
          <w:b/>
          <w:i/>
          <w:color w:val="000000"/>
          <w:shd w:val="clear" w:color="auto" w:fill="FFFFFF"/>
        </w:rPr>
        <w:t>SimplifyPolygon_1000</w:t>
      </w:r>
    </w:p>
    <w:p w:rsidR="009B04F1" w:rsidRPr="009B04F1" w:rsidRDefault="009B04F1" w:rsidP="009B04F1">
      <w:pPr>
        <w:pStyle w:val="ListParagraph"/>
        <w:ind w:left="1440"/>
        <w:rPr>
          <w:rFonts w:ascii="Palatino Linotype" w:hAnsi="Palatino Linotype"/>
          <w:color w:val="000000"/>
          <w:shd w:val="clear" w:color="auto" w:fill="FFFFFF"/>
        </w:rPr>
      </w:pPr>
      <w:r>
        <w:rPr>
          <w:rFonts w:ascii="Palatino Linotype" w:hAnsi="Palatino Linotype"/>
          <w:color w:val="000000"/>
          <w:shd w:val="clear" w:color="auto" w:fill="FFFFFF"/>
        </w:rPr>
        <w:t>(Can use the ArcMap layer for this parameter.)</w:t>
      </w:r>
    </w:p>
    <w:p w:rsidR="009B04F1" w:rsidRPr="00A07BBB" w:rsidRDefault="005C4493" w:rsidP="005C4493">
      <w:pPr>
        <w:pStyle w:val="ListParagraph"/>
        <w:numPr>
          <w:ilvl w:val="0"/>
          <w:numId w:val="17"/>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Simplify Polygon Input Features</w:t>
      </w:r>
      <w:r w:rsidR="009B04F1">
        <w:rPr>
          <w:rFonts w:ascii="Palatino Linotype" w:hAnsi="Palatino Linotype" w:cs="Lucida Sans Unicode"/>
          <w:color w:val="000000"/>
          <w:u w:val="single"/>
          <w:shd w:val="clear" w:color="auto" w:fill="FFFFFF"/>
          <w:lang w:eastAsia="zh-CN"/>
        </w:rPr>
        <w:t>:</w:t>
      </w:r>
    </w:p>
    <w:p w:rsidR="009B04F1" w:rsidRDefault="009B04F1" w:rsidP="009B04F1">
      <w:pPr>
        <w:pStyle w:val="ListParagraph"/>
        <w:ind w:left="1440"/>
        <w:rPr>
          <w:rFonts w:ascii="Palatino Linotype" w:hAnsi="Palatino Linotype"/>
          <w:b/>
          <w:i/>
          <w:color w:val="000000"/>
          <w:shd w:val="clear" w:color="auto" w:fill="FFFFFF"/>
        </w:rPr>
      </w:pPr>
      <w:r>
        <w:rPr>
          <w:rFonts w:ascii="Palatino Linotype" w:hAnsi="Palatino Linotype"/>
          <w:b/>
          <w:i/>
          <w:color w:val="000000"/>
          <w:shd w:val="clear" w:color="auto" w:fill="FFFFFF"/>
        </w:rPr>
        <w:t>…</w:t>
      </w:r>
      <w:r w:rsidRPr="00C406B8">
        <w:rPr>
          <w:rFonts w:ascii="Palatino Linotype" w:hAnsi="Palatino Linotype"/>
          <w:b/>
          <w:i/>
          <w:color w:val="000000"/>
          <w:shd w:val="clear" w:color="auto" w:fill="FFFFFF"/>
        </w:rPr>
        <w:t>Tutorial.gdb\Phase3_Eval_Sys03_Groundwater</w:t>
      </w:r>
      <w:r>
        <w:rPr>
          <w:rFonts w:ascii="Palatino Linotype" w:hAnsi="Palatino Linotype"/>
          <w:b/>
          <w:i/>
          <w:color w:val="000000"/>
          <w:shd w:val="clear" w:color="auto" w:fill="FFFFFF"/>
        </w:rPr>
        <w:t>\</w:t>
      </w:r>
      <w:r w:rsidRPr="00EF7506">
        <w:rPr>
          <w:rFonts w:ascii="Palatino Linotype" w:hAnsi="Palatino Linotype"/>
          <w:b/>
          <w:i/>
          <w:color w:val="000000"/>
          <w:shd w:val="clear" w:color="auto" w:fill="FFFFFF"/>
        </w:rPr>
        <w:t>Sys03_Groundwater_StepA0</w:t>
      </w:r>
      <w:r>
        <w:rPr>
          <w:rFonts w:ascii="Palatino Linotype" w:hAnsi="Palatino Linotype"/>
          <w:b/>
          <w:i/>
          <w:color w:val="000000"/>
          <w:shd w:val="clear" w:color="auto" w:fill="FFFFFF"/>
        </w:rPr>
        <w:t>6</w:t>
      </w:r>
      <w:r w:rsidRPr="00EF7506">
        <w:rPr>
          <w:rFonts w:ascii="Palatino Linotype" w:hAnsi="Palatino Linotype"/>
          <w:b/>
          <w:i/>
          <w:color w:val="000000"/>
          <w:shd w:val="clear" w:color="auto" w:fill="FFFFFF"/>
        </w:rPr>
        <w:t>_</w:t>
      </w:r>
      <w:r>
        <w:rPr>
          <w:rFonts w:ascii="Palatino Linotype" w:hAnsi="Palatino Linotype"/>
          <w:b/>
          <w:i/>
          <w:color w:val="000000"/>
          <w:shd w:val="clear" w:color="auto" w:fill="FFFFFF"/>
        </w:rPr>
        <w:t>Eliminate_5000000</w:t>
      </w:r>
    </w:p>
    <w:p w:rsidR="009B04F1" w:rsidRPr="0031252C" w:rsidRDefault="009B04F1" w:rsidP="009B04F1">
      <w:pPr>
        <w:pStyle w:val="ListParagraph"/>
        <w:ind w:left="1440"/>
        <w:rPr>
          <w:rFonts w:ascii="Palatino Linotype" w:hAnsi="Palatino Linotype" w:cs="Lucida Sans Unicode"/>
          <w:color w:val="000000"/>
          <w:u w:val="single"/>
          <w:shd w:val="clear" w:color="auto" w:fill="FFFFFF"/>
          <w:lang w:eastAsia="zh-CN"/>
        </w:rPr>
      </w:pPr>
      <w:r w:rsidRPr="00AB1234">
        <w:rPr>
          <w:rFonts w:ascii="Palatino Linotype" w:hAnsi="Palatino Linotype"/>
          <w:color w:val="000000"/>
          <w:shd w:val="clear" w:color="auto" w:fill="FFFFFF"/>
        </w:rPr>
        <w:t xml:space="preserve">(Remember to use the full file path to your feature class this time, not just the ArcMap layer, or the output may </w:t>
      </w:r>
      <w:r>
        <w:rPr>
          <w:rFonts w:ascii="Palatino Linotype" w:hAnsi="Palatino Linotype"/>
          <w:color w:val="000000"/>
          <w:shd w:val="clear" w:color="auto" w:fill="FFFFFF"/>
        </w:rPr>
        <w:t>have gaps around the edges</w:t>
      </w:r>
      <w:r w:rsidRPr="00AB1234">
        <w:rPr>
          <w:rFonts w:ascii="Palatino Linotype" w:hAnsi="Palatino Linotype"/>
          <w:color w:val="000000"/>
          <w:shd w:val="clear" w:color="auto" w:fill="FFFFFF"/>
        </w:rPr>
        <w:t>!</w:t>
      </w:r>
      <w:r>
        <w:rPr>
          <w:rFonts w:ascii="Palatino Linotype" w:hAnsi="Palatino Linotype"/>
          <w:color w:val="000000"/>
          <w:shd w:val="clear" w:color="auto" w:fill="FFFFFF"/>
        </w:rPr>
        <w:t>)</w:t>
      </w:r>
    </w:p>
    <w:p w:rsidR="009B04F1" w:rsidRPr="00A07BBB" w:rsidRDefault="009B04F1" w:rsidP="005C4493">
      <w:pPr>
        <w:pStyle w:val="ListParagraph"/>
        <w:numPr>
          <w:ilvl w:val="0"/>
          <w:numId w:val="17"/>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 xml:space="preserve">Output </w:t>
      </w:r>
      <w:r w:rsidR="005C4493">
        <w:rPr>
          <w:rFonts w:ascii="Palatino Linotype" w:hAnsi="Palatino Linotype" w:cs="Lucida Sans Unicode"/>
          <w:color w:val="000000"/>
          <w:u w:val="single"/>
          <w:shd w:val="clear" w:color="auto" w:fill="FFFFFF"/>
          <w:lang w:eastAsia="zh-CN"/>
        </w:rPr>
        <w:t>Reconciled</w:t>
      </w:r>
      <w:r>
        <w:rPr>
          <w:rFonts w:ascii="Palatino Linotype" w:hAnsi="Palatino Linotype" w:cs="Lucida Sans Unicode"/>
          <w:color w:val="000000"/>
          <w:u w:val="single"/>
          <w:shd w:val="clear" w:color="auto" w:fill="FFFFFF"/>
          <w:lang w:eastAsia="zh-CN"/>
        </w:rPr>
        <w:t xml:space="preserve"> Evaluation Feature Class:</w:t>
      </w:r>
    </w:p>
    <w:p w:rsidR="009B04F1" w:rsidRPr="0031252C" w:rsidRDefault="009B04F1" w:rsidP="009B04F1">
      <w:pPr>
        <w:pStyle w:val="ListParagraph"/>
        <w:ind w:left="1440"/>
        <w:rPr>
          <w:rFonts w:ascii="Palatino Linotype" w:hAnsi="Palatino Linotype" w:cs="Lucida Sans Unicode"/>
          <w:b/>
          <w:color w:val="000000"/>
          <w:u w:val="single"/>
          <w:shd w:val="clear" w:color="auto" w:fill="FFFFFF"/>
          <w:lang w:eastAsia="zh-CN"/>
        </w:rPr>
      </w:pPr>
      <w:r>
        <w:rPr>
          <w:rFonts w:ascii="Palatino Linotype" w:hAnsi="Palatino Linotype"/>
          <w:b/>
          <w:i/>
          <w:color w:val="000000"/>
          <w:shd w:val="clear" w:color="auto" w:fill="FFFFFF"/>
        </w:rPr>
        <w:t>…</w:t>
      </w:r>
      <w:r w:rsidRPr="00C406B8">
        <w:rPr>
          <w:rFonts w:ascii="Palatino Linotype" w:hAnsi="Palatino Linotype"/>
          <w:b/>
          <w:i/>
          <w:color w:val="000000"/>
          <w:shd w:val="clear" w:color="auto" w:fill="FFFFFF"/>
        </w:rPr>
        <w:t>Tutorial.gdb\Phase3_Eval_Sys03_Groundwater</w:t>
      </w:r>
      <w:r>
        <w:rPr>
          <w:rFonts w:ascii="Palatino Linotype" w:hAnsi="Palatino Linotype"/>
          <w:b/>
          <w:i/>
          <w:color w:val="000000"/>
          <w:shd w:val="clear" w:color="auto" w:fill="FFFFFF"/>
        </w:rPr>
        <w:t>\</w:t>
      </w:r>
      <w:r w:rsidRPr="00EF7506">
        <w:rPr>
          <w:rFonts w:ascii="Palatino Linotype" w:hAnsi="Palatino Linotype"/>
          <w:b/>
          <w:i/>
          <w:color w:val="000000"/>
          <w:shd w:val="clear" w:color="auto" w:fill="FFFFFF"/>
        </w:rPr>
        <w:t>Sys03_Groundwater_StepA0</w:t>
      </w:r>
      <w:r w:rsidR="00A75AD2">
        <w:rPr>
          <w:rFonts w:ascii="Palatino Linotype" w:hAnsi="Palatino Linotype"/>
          <w:b/>
          <w:i/>
          <w:color w:val="000000"/>
          <w:shd w:val="clear" w:color="auto" w:fill="FFFFFF"/>
        </w:rPr>
        <w:t>8</w:t>
      </w:r>
      <w:r w:rsidRPr="00EF7506">
        <w:rPr>
          <w:rFonts w:ascii="Palatino Linotype" w:hAnsi="Palatino Linotype"/>
          <w:b/>
          <w:i/>
          <w:color w:val="000000"/>
          <w:shd w:val="clear" w:color="auto" w:fill="FFFFFF"/>
        </w:rPr>
        <w:t>_</w:t>
      </w:r>
      <w:r w:rsidR="00A75AD2">
        <w:rPr>
          <w:rFonts w:ascii="Palatino Linotype" w:hAnsi="Palatino Linotype"/>
          <w:b/>
          <w:i/>
          <w:color w:val="000000"/>
          <w:shd w:val="clear" w:color="auto" w:fill="FFFFFF"/>
        </w:rPr>
        <w:t>Integrate</w:t>
      </w:r>
      <w:r>
        <w:rPr>
          <w:rFonts w:ascii="Palatino Linotype" w:hAnsi="Palatino Linotype"/>
          <w:b/>
          <w:i/>
          <w:color w:val="000000"/>
          <w:shd w:val="clear" w:color="auto" w:fill="FFFFFF"/>
        </w:rPr>
        <w:t>SP_1000</w:t>
      </w:r>
    </w:p>
    <w:p w:rsidR="009B04F1" w:rsidRPr="00A07BBB" w:rsidRDefault="005C4493" w:rsidP="005C4493">
      <w:pPr>
        <w:pStyle w:val="ListParagraph"/>
        <w:numPr>
          <w:ilvl w:val="0"/>
          <w:numId w:val="17"/>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Color Priority</w:t>
      </w:r>
      <w:r w:rsidR="009B04F1">
        <w:rPr>
          <w:rFonts w:ascii="Palatino Linotype" w:hAnsi="Palatino Linotype" w:cs="Lucida Sans Unicode"/>
          <w:color w:val="000000"/>
          <w:u w:val="single"/>
          <w:shd w:val="clear" w:color="auto" w:fill="FFFFFF"/>
          <w:lang w:eastAsia="zh-CN"/>
        </w:rPr>
        <w:t>:</w:t>
      </w:r>
    </w:p>
    <w:p w:rsidR="009B04F1" w:rsidRPr="0031252C" w:rsidRDefault="005C4493" w:rsidP="009B04F1">
      <w:pPr>
        <w:pStyle w:val="ListParagraph"/>
        <w:ind w:left="1440"/>
        <w:rPr>
          <w:rFonts w:ascii="Palatino Linotype" w:hAnsi="Palatino Linotype" w:cs="Lucida Sans Unicode"/>
          <w:color w:val="000000"/>
          <w:u w:val="single"/>
          <w:shd w:val="clear" w:color="auto" w:fill="FFFFFF"/>
          <w:lang w:eastAsia="zh-CN"/>
        </w:rPr>
      </w:pPr>
      <w:r>
        <w:rPr>
          <w:rFonts w:ascii="Palatino Linotype" w:hAnsi="Palatino Linotype" w:cs="Lucida Sans Unicode"/>
          <w:color w:val="000000"/>
          <w:shd w:val="clear" w:color="auto" w:fill="FFFFFF"/>
          <w:lang w:eastAsia="zh-CN"/>
        </w:rPr>
        <w:t>“R2&gt;R1&gt;Y&gt;G1&gt;G2” (same as in 1. Create Initial Evaluation)</w:t>
      </w:r>
    </w:p>
    <w:p w:rsidR="005C4493" w:rsidRPr="005C4493" w:rsidRDefault="005C4493" w:rsidP="005C4493">
      <w:pPr>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lastRenderedPageBreak/>
        <w:t xml:space="preserve">Finally, we will run one more </w:t>
      </w:r>
      <w:r>
        <w:rPr>
          <w:rFonts w:ascii="Palatino Linotype" w:hAnsi="Palatino Linotype" w:cs="Lucida Sans Unicode"/>
          <w:b/>
          <w:color w:val="000000"/>
          <w:shd w:val="clear" w:color="auto" w:fill="FFFFFF"/>
          <w:lang w:eastAsia="zh-CN"/>
        </w:rPr>
        <w:t>Eliminate Assist</w:t>
      </w:r>
      <w:r>
        <w:rPr>
          <w:rFonts w:ascii="Palatino Linotype" w:hAnsi="Palatino Linotype" w:cs="Lucida Sans Unicode"/>
          <w:color w:val="000000"/>
          <w:shd w:val="clear" w:color="auto" w:fill="FFFFFF"/>
          <w:lang w:eastAsia="zh-CN"/>
        </w:rPr>
        <w:t xml:space="preserve"> to remove even more small features.</w:t>
      </w:r>
    </w:p>
    <w:p w:rsidR="005C4493" w:rsidRPr="00AA6EE7" w:rsidRDefault="005C4493" w:rsidP="005C4493">
      <w:pPr>
        <w:pStyle w:val="ListParagraph"/>
        <w:numPr>
          <w:ilvl w:val="0"/>
          <w:numId w:val="17"/>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shd w:val="clear" w:color="auto" w:fill="FFFFFF"/>
          <w:lang w:eastAsia="zh-CN"/>
        </w:rPr>
        <w:t xml:space="preserve">Run a </w:t>
      </w:r>
      <w:r w:rsidRPr="007009F6">
        <w:rPr>
          <w:rFonts w:ascii="Palatino Linotype" w:hAnsi="Palatino Linotype" w:cs="Lucida Sans Unicode"/>
          <w:color w:val="000000"/>
          <w:u w:val="single"/>
          <w:shd w:val="clear" w:color="auto" w:fill="FFFFFF"/>
          <w:lang w:eastAsia="zh-CN"/>
        </w:rPr>
        <w:t>Select By Attributes</w:t>
      </w:r>
      <w:r>
        <w:rPr>
          <w:rFonts w:ascii="Palatino Linotype" w:hAnsi="Palatino Linotype" w:cs="Lucida Sans Unicode"/>
          <w:color w:val="000000"/>
          <w:shd w:val="clear" w:color="auto" w:fill="FFFFFF"/>
          <w:lang w:eastAsia="zh-CN"/>
        </w:rPr>
        <w:t xml:space="preserve"> on </w:t>
      </w:r>
      <w:r w:rsidR="00A75AD2" w:rsidRPr="00EF7506">
        <w:rPr>
          <w:rFonts w:ascii="Palatino Linotype" w:hAnsi="Palatino Linotype"/>
          <w:b/>
          <w:i/>
          <w:color w:val="000000"/>
          <w:shd w:val="clear" w:color="auto" w:fill="FFFFFF"/>
        </w:rPr>
        <w:t>Sys03_Groundwater_StepA0</w:t>
      </w:r>
      <w:r w:rsidR="00A75AD2">
        <w:rPr>
          <w:rFonts w:ascii="Palatino Linotype" w:hAnsi="Palatino Linotype"/>
          <w:b/>
          <w:i/>
          <w:color w:val="000000"/>
          <w:shd w:val="clear" w:color="auto" w:fill="FFFFFF"/>
        </w:rPr>
        <w:t>8</w:t>
      </w:r>
      <w:r w:rsidR="00A75AD2" w:rsidRPr="00EF7506">
        <w:rPr>
          <w:rFonts w:ascii="Palatino Linotype" w:hAnsi="Palatino Linotype"/>
          <w:b/>
          <w:i/>
          <w:color w:val="000000"/>
          <w:shd w:val="clear" w:color="auto" w:fill="FFFFFF"/>
        </w:rPr>
        <w:t>_</w:t>
      </w:r>
      <w:r w:rsidR="00A75AD2">
        <w:rPr>
          <w:rFonts w:ascii="Palatino Linotype" w:hAnsi="Palatino Linotype"/>
          <w:b/>
          <w:i/>
          <w:color w:val="000000"/>
          <w:shd w:val="clear" w:color="auto" w:fill="FFFFFF"/>
        </w:rPr>
        <w:t>IntegrateSP_1000</w:t>
      </w:r>
      <w:r>
        <w:rPr>
          <w:rFonts w:ascii="Palatino Linotype" w:hAnsi="Palatino Linotype"/>
          <w:color w:val="000000"/>
          <w:shd w:val="clear" w:color="auto" w:fill="FFFFFF"/>
        </w:rPr>
        <w:t>:</w:t>
      </w:r>
    </w:p>
    <w:p w:rsidR="005C4493" w:rsidRDefault="00A75AD2" w:rsidP="005C4493">
      <w:pPr>
        <w:pStyle w:val="ListParagraph"/>
        <w:ind w:left="1440"/>
        <w:rPr>
          <w:rFonts w:ascii="Palatino Linotype" w:hAnsi="Palatino Linotype" w:cs="Lucida Sans Unicode"/>
          <w:color w:val="000000"/>
          <w:shd w:val="clear" w:color="auto" w:fill="FFFFFF"/>
          <w:lang w:eastAsia="zh-CN"/>
        </w:rPr>
      </w:pPr>
      <w:proofErr w:type="spellStart"/>
      <w:r w:rsidRPr="00A75AD2">
        <w:rPr>
          <w:rFonts w:ascii="Palatino Linotype" w:hAnsi="Palatino Linotype" w:cs="Lucida Sans Unicode"/>
          <w:color w:val="000000"/>
          <w:shd w:val="clear" w:color="auto" w:fill="FFFFFF"/>
          <w:lang w:eastAsia="zh-CN"/>
        </w:rPr>
        <w:t>Shape_Area</w:t>
      </w:r>
      <w:proofErr w:type="spellEnd"/>
      <w:r w:rsidRPr="00A75AD2">
        <w:rPr>
          <w:rFonts w:ascii="Palatino Linotype" w:hAnsi="Palatino Linotype" w:cs="Lucida Sans Unicode"/>
          <w:color w:val="000000"/>
          <w:shd w:val="clear" w:color="auto" w:fill="FFFFFF"/>
          <w:lang w:eastAsia="zh-CN"/>
        </w:rPr>
        <w:t xml:space="preserve"> &lt; 10000000</w:t>
      </w:r>
    </w:p>
    <w:p w:rsidR="005C4493" w:rsidRPr="00A52F28" w:rsidRDefault="005C4493" w:rsidP="005C4493">
      <w:pPr>
        <w:pStyle w:val="ListParagraph"/>
        <w:ind w:left="1440"/>
        <w:rPr>
          <w:rFonts w:ascii="Palatino Linotype" w:hAnsi="Palatino Linotype" w:cs="Lucida Sans Unicode"/>
          <w:b/>
          <w:i/>
          <w:color w:val="000000"/>
          <w:u w:val="single"/>
          <w:shd w:val="clear" w:color="auto" w:fill="FFFFFF"/>
          <w:lang w:eastAsia="zh-CN"/>
        </w:rPr>
      </w:pPr>
      <w:r w:rsidRPr="00A52F28">
        <w:rPr>
          <w:rFonts w:ascii="Palatino Linotype" w:hAnsi="Palatino Linotype" w:cs="Lucida Sans Unicode"/>
          <w:i/>
          <w:color w:val="000000"/>
          <w:shd w:val="clear" w:color="auto" w:fill="FFFFFF"/>
          <w:lang w:eastAsia="zh-CN"/>
        </w:rPr>
        <w:t>(</w:t>
      </w:r>
      <w:r>
        <w:rPr>
          <w:rFonts w:ascii="Palatino Linotype" w:hAnsi="Palatino Linotype" w:cs="Lucida Sans Unicode"/>
          <w:i/>
          <w:color w:val="000000"/>
          <w:shd w:val="clear" w:color="auto" w:fill="FFFFFF"/>
          <w:lang w:eastAsia="zh-CN"/>
        </w:rPr>
        <w:t>T</w:t>
      </w:r>
      <w:r w:rsidR="00A75AD2">
        <w:rPr>
          <w:rFonts w:ascii="Palatino Linotype" w:hAnsi="Palatino Linotype" w:cs="Lucida Sans Unicode"/>
          <w:i/>
          <w:color w:val="000000"/>
          <w:shd w:val="clear" w:color="auto" w:fill="FFFFFF"/>
          <w:lang w:eastAsia="zh-CN"/>
        </w:rPr>
        <w:t xml:space="preserve">his is an even </w:t>
      </w:r>
      <w:r w:rsidRPr="00A52F28">
        <w:rPr>
          <w:rFonts w:ascii="Palatino Linotype" w:hAnsi="Palatino Linotype" w:cs="Lucida Sans Unicode"/>
          <w:i/>
          <w:color w:val="000000"/>
          <w:shd w:val="clear" w:color="auto" w:fill="FFFFFF"/>
          <w:lang w:eastAsia="zh-CN"/>
        </w:rPr>
        <w:t xml:space="preserve">higher threshold than before, to remove more features; </w:t>
      </w:r>
      <w:r w:rsidR="00A75AD2">
        <w:rPr>
          <w:rFonts w:ascii="Palatino Linotype" w:hAnsi="Palatino Linotype" w:cs="Lucida Sans Unicode"/>
          <w:i/>
          <w:color w:val="000000"/>
          <w:shd w:val="clear" w:color="auto" w:fill="FFFFFF"/>
          <w:lang w:eastAsia="zh-CN"/>
        </w:rPr>
        <w:t>14</w:t>
      </w:r>
      <w:r w:rsidRPr="00A52F28">
        <w:rPr>
          <w:rFonts w:ascii="Palatino Linotype" w:hAnsi="Palatino Linotype" w:cs="Lucida Sans Unicode"/>
          <w:i/>
          <w:color w:val="000000"/>
          <w:shd w:val="clear" w:color="auto" w:fill="FFFFFF"/>
          <w:lang w:eastAsia="zh-CN"/>
        </w:rPr>
        <w:t xml:space="preserve"> features should be selected</w:t>
      </w:r>
      <w:r>
        <w:rPr>
          <w:rFonts w:ascii="Palatino Linotype" w:hAnsi="Palatino Linotype" w:cs="Lucida Sans Unicode"/>
          <w:i/>
          <w:color w:val="000000"/>
          <w:shd w:val="clear" w:color="auto" w:fill="FFFFFF"/>
          <w:lang w:eastAsia="zh-CN"/>
        </w:rPr>
        <w:t>.</w:t>
      </w:r>
      <w:r w:rsidRPr="00A52F28">
        <w:rPr>
          <w:rFonts w:ascii="Palatino Linotype" w:hAnsi="Palatino Linotype" w:cs="Lucida Sans Unicode"/>
          <w:i/>
          <w:color w:val="000000"/>
          <w:shd w:val="clear" w:color="auto" w:fill="FFFFFF"/>
          <w:lang w:eastAsia="zh-CN"/>
        </w:rPr>
        <w:t>)</w:t>
      </w:r>
    </w:p>
    <w:p w:rsidR="005C4493" w:rsidRPr="00A07BBB" w:rsidRDefault="005C4493" w:rsidP="005C4493">
      <w:pPr>
        <w:pStyle w:val="ListParagraph"/>
        <w:numPr>
          <w:ilvl w:val="0"/>
          <w:numId w:val="17"/>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Input Evaluation Features:</w:t>
      </w:r>
    </w:p>
    <w:p w:rsidR="005C4493" w:rsidRPr="00A07BBB" w:rsidRDefault="00356CAF" w:rsidP="005C4493">
      <w:pPr>
        <w:pStyle w:val="ListParagraph"/>
        <w:ind w:left="1440"/>
        <w:rPr>
          <w:rFonts w:ascii="Palatino Linotype" w:hAnsi="Palatino Linotype" w:cs="Lucida Sans Unicode"/>
          <w:b/>
          <w:color w:val="000000"/>
          <w:u w:val="single"/>
          <w:shd w:val="clear" w:color="auto" w:fill="FFFFFF"/>
          <w:lang w:eastAsia="zh-CN"/>
        </w:rPr>
      </w:pPr>
      <w:r w:rsidRPr="00EF7506">
        <w:rPr>
          <w:rFonts w:ascii="Palatino Linotype" w:hAnsi="Palatino Linotype"/>
          <w:b/>
          <w:i/>
          <w:color w:val="000000"/>
          <w:shd w:val="clear" w:color="auto" w:fill="FFFFFF"/>
        </w:rPr>
        <w:t>Sys03_Groundwater_StepA0</w:t>
      </w:r>
      <w:r>
        <w:rPr>
          <w:rFonts w:ascii="Palatino Linotype" w:hAnsi="Palatino Linotype"/>
          <w:b/>
          <w:i/>
          <w:color w:val="000000"/>
          <w:shd w:val="clear" w:color="auto" w:fill="FFFFFF"/>
        </w:rPr>
        <w:t>8</w:t>
      </w:r>
      <w:r w:rsidRPr="00EF7506">
        <w:rPr>
          <w:rFonts w:ascii="Palatino Linotype" w:hAnsi="Palatino Linotype"/>
          <w:b/>
          <w:i/>
          <w:color w:val="000000"/>
          <w:shd w:val="clear" w:color="auto" w:fill="FFFFFF"/>
        </w:rPr>
        <w:t>_</w:t>
      </w:r>
      <w:r>
        <w:rPr>
          <w:rFonts w:ascii="Palatino Linotype" w:hAnsi="Palatino Linotype"/>
          <w:b/>
          <w:i/>
          <w:color w:val="000000"/>
          <w:shd w:val="clear" w:color="auto" w:fill="FFFFFF"/>
        </w:rPr>
        <w:t>IntegrateSP_1000</w:t>
      </w:r>
    </w:p>
    <w:p w:rsidR="005C4493" w:rsidRPr="00A07BBB" w:rsidRDefault="005C4493" w:rsidP="005C4493">
      <w:pPr>
        <w:pStyle w:val="ListParagraph"/>
        <w:numPr>
          <w:ilvl w:val="0"/>
          <w:numId w:val="17"/>
        </w:num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u w:val="single"/>
          <w:shd w:val="clear" w:color="auto" w:fill="FFFFFF"/>
          <w:lang w:eastAsia="zh-CN"/>
        </w:rPr>
        <w:t>Output Simplified Evaluation Feature Class:</w:t>
      </w:r>
    </w:p>
    <w:p w:rsidR="005C4493" w:rsidRPr="00A07BBB" w:rsidRDefault="005C4493" w:rsidP="005C4493">
      <w:pPr>
        <w:pStyle w:val="ListParagraph"/>
        <w:ind w:left="1440"/>
        <w:rPr>
          <w:rFonts w:ascii="Palatino Linotype" w:hAnsi="Palatino Linotype" w:cs="Lucida Sans Unicode"/>
          <w:b/>
          <w:color w:val="000000"/>
          <w:u w:val="single"/>
          <w:shd w:val="clear" w:color="auto" w:fill="FFFFFF"/>
          <w:lang w:eastAsia="zh-CN"/>
        </w:rPr>
      </w:pPr>
      <w:r>
        <w:rPr>
          <w:rFonts w:ascii="Palatino Linotype" w:hAnsi="Palatino Linotype"/>
          <w:b/>
          <w:i/>
          <w:color w:val="000000"/>
          <w:shd w:val="clear" w:color="auto" w:fill="FFFFFF"/>
        </w:rPr>
        <w:t>…</w:t>
      </w:r>
      <w:r w:rsidRPr="00C406B8">
        <w:rPr>
          <w:rFonts w:ascii="Palatino Linotype" w:hAnsi="Palatino Linotype"/>
          <w:b/>
          <w:i/>
          <w:color w:val="000000"/>
          <w:shd w:val="clear" w:color="auto" w:fill="FFFFFF"/>
        </w:rPr>
        <w:t>Tutorial.gdb\Phase3_Eval_Sys03_Groundwater</w:t>
      </w:r>
      <w:r>
        <w:rPr>
          <w:rFonts w:ascii="Palatino Linotype" w:hAnsi="Palatino Linotype"/>
          <w:b/>
          <w:i/>
          <w:color w:val="000000"/>
          <w:shd w:val="clear" w:color="auto" w:fill="FFFFFF"/>
        </w:rPr>
        <w:t>\</w:t>
      </w:r>
      <w:r w:rsidRPr="00EF7506">
        <w:rPr>
          <w:rFonts w:ascii="Palatino Linotype" w:hAnsi="Palatino Linotype"/>
          <w:b/>
          <w:i/>
          <w:color w:val="000000"/>
          <w:shd w:val="clear" w:color="auto" w:fill="FFFFFF"/>
        </w:rPr>
        <w:t>Sys03_Groundwater_StepA0</w:t>
      </w:r>
      <w:r w:rsidR="00356CAF">
        <w:rPr>
          <w:rFonts w:ascii="Palatino Linotype" w:hAnsi="Palatino Linotype"/>
          <w:b/>
          <w:i/>
          <w:color w:val="000000"/>
          <w:shd w:val="clear" w:color="auto" w:fill="FFFFFF"/>
        </w:rPr>
        <w:t>9</w:t>
      </w:r>
      <w:r w:rsidRPr="00EF7506">
        <w:rPr>
          <w:rFonts w:ascii="Palatino Linotype" w:hAnsi="Palatino Linotype"/>
          <w:b/>
          <w:i/>
          <w:color w:val="000000"/>
          <w:shd w:val="clear" w:color="auto" w:fill="FFFFFF"/>
        </w:rPr>
        <w:t>_</w:t>
      </w:r>
      <w:r>
        <w:rPr>
          <w:rFonts w:ascii="Palatino Linotype" w:hAnsi="Palatino Linotype"/>
          <w:b/>
          <w:i/>
          <w:color w:val="000000"/>
          <w:shd w:val="clear" w:color="auto" w:fill="FFFFFF"/>
        </w:rPr>
        <w:t>Eliminate_</w:t>
      </w:r>
      <w:r w:rsidR="00356CAF">
        <w:rPr>
          <w:rFonts w:ascii="Palatino Linotype" w:hAnsi="Palatino Linotype"/>
          <w:b/>
          <w:i/>
          <w:color w:val="000000"/>
          <w:shd w:val="clear" w:color="auto" w:fill="FFFFFF"/>
        </w:rPr>
        <w:t>10</w:t>
      </w:r>
      <w:r>
        <w:rPr>
          <w:rFonts w:ascii="Palatino Linotype" w:hAnsi="Palatino Linotype"/>
          <w:b/>
          <w:i/>
          <w:color w:val="000000"/>
          <w:shd w:val="clear" w:color="auto" w:fill="FFFFFF"/>
        </w:rPr>
        <w:t>000000</w:t>
      </w:r>
    </w:p>
    <w:p w:rsidR="00356CAF" w:rsidRPr="000F7D02" w:rsidRDefault="00356CAF" w:rsidP="00356CAF">
      <w:pPr>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t>This completes the tutorial simplification workflow. You reduced an evaluation feature class from 1256 features to 45 while maintaining the major patterns across the study area as much as possible.</w:t>
      </w:r>
      <w:r w:rsidR="000F7D02">
        <w:rPr>
          <w:rFonts w:ascii="Palatino Linotype" w:hAnsi="Palatino Linotype" w:cs="Lucida Sans Unicode"/>
          <w:color w:val="000000"/>
          <w:shd w:val="clear" w:color="auto" w:fill="FFFFFF"/>
          <w:lang w:eastAsia="zh-CN"/>
        </w:rPr>
        <w:t xml:space="preserve"> Compare this layer to your one from Create Initial Evaluation (</w:t>
      </w:r>
      <w:r w:rsidR="000F7D02">
        <w:rPr>
          <w:rFonts w:ascii="Palatino Linotype" w:hAnsi="Palatino Linotype" w:cs="Lucida Sans Unicode"/>
          <w:b/>
          <w:i/>
          <w:color w:val="000000"/>
          <w:shd w:val="clear" w:color="auto" w:fill="FFFFFF"/>
          <w:lang w:eastAsia="zh-CN"/>
        </w:rPr>
        <w:t>_</w:t>
      </w:r>
      <w:proofErr w:type="spellStart"/>
      <w:r w:rsidR="000F7D02">
        <w:rPr>
          <w:rFonts w:ascii="Palatino Linotype" w:hAnsi="Palatino Linotype" w:cs="Lucida Sans Unicode"/>
          <w:b/>
          <w:i/>
          <w:color w:val="000000"/>
          <w:shd w:val="clear" w:color="auto" w:fill="FFFFFF"/>
          <w:lang w:eastAsia="zh-CN"/>
        </w:rPr>
        <w:t>NoSimplification</w:t>
      </w:r>
      <w:proofErr w:type="spellEnd"/>
      <w:r w:rsidR="000F7D02">
        <w:rPr>
          <w:rFonts w:ascii="Palatino Linotype" w:hAnsi="Palatino Linotype" w:cs="Lucida Sans Unicode"/>
          <w:color w:val="000000"/>
          <w:shd w:val="clear" w:color="auto" w:fill="FFFFFF"/>
          <w:lang w:eastAsia="zh-CN"/>
        </w:rPr>
        <w:t xml:space="preserve">). One final step that may be useful is, when you feel you have simplified your evaluation as much as you want, use </w:t>
      </w:r>
      <w:hyperlink r:id="rId45" w:history="1">
        <w:r w:rsidR="000F7D02" w:rsidRPr="000F7D02">
          <w:rPr>
            <w:rStyle w:val="Hyperlink"/>
            <w:rFonts w:ascii="Palatino Linotype" w:hAnsi="Palatino Linotype" w:cs="Lucida Sans Unicode"/>
            <w:shd w:val="clear" w:color="auto" w:fill="FFFFFF"/>
            <w:lang w:eastAsia="zh-CN"/>
          </w:rPr>
          <w:t>Copy Features</w:t>
        </w:r>
      </w:hyperlink>
      <w:r w:rsidR="000F7D02">
        <w:rPr>
          <w:rFonts w:ascii="Palatino Linotype" w:hAnsi="Palatino Linotype" w:cs="Lucida Sans Unicode"/>
          <w:color w:val="000000"/>
          <w:shd w:val="clear" w:color="auto" w:fill="FFFFFF"/>
          <w:lang w:eastAsia="zh-CN"/>
        </w:rPr>
        <w:t xml:space="preserve"> from </w:t>
      </w:r>
      <w:proofErr w:type="spellStart"/>
      <w:r w:rsidR="000F7D02">
        <w:rPr>
          <w:rFonts w:ascii="Palatino Linotype" w:hAnsi="Palatino Linotype" w:cs="Lucida Sans Unicode"/>
          <w:color w:val="000000"/>
          <w:shd w:val="clear" w:color="auto" w:fill="FFFFFF"/>
          <w:lang w:eastAsia="zh-CN"/>
        </w:rPr>
        <w:t>ArcToolbox</w:t>
      </w:r>
      <w:proofErr w:type="spellEnd"/>
      <w:r w:rsidR="000F7D02">
        <w:rPr>
          <w:rFonts w:ascii="Palatino Linotype" w:hAnsi="Palatino Linotype" w:cs="Lucida Sans Unicode"/>
          <w:color w:val="000000"/>
          <w:shd w:val="clear" w:color="auto" w:fill="FFFFFF"/>
          <w:lang w:eastAsia="zh-CN"/>
        </w:rPr>
        <w:t xml:space="preserve"> to save this step more obviously as a “completed” evaluation. For example, use this to copy this last layer to a new feature class that will allow you to compare different “final versions”</w:t>
      </w:r>
      <w:r w:rsidR="00AD0099">
        <w:rPr>
          <w:rFonts w:ascii="Palatino Linotype" w:hAnsi="Palatino Linotype" w:cs="Lucida Sans Unicode"/>
          <w:color w:val="000000"/>
          <w:shd w:val="clear" w:color="auto" w:fill="FFFFFF"/>
          <w:lang w:eastAsia="zh-CN"/>
        </w:rPr>
        <w:t xml:space="preserve"> (this is v1)</w:t>
      </w:r>
      <w:r w:rsidR="000F7D02">
        <w:rPr>
          <w:rFonts w:ascii="Palatino Linotype" w:hAnsi="Palatino Linotype" w:cs="Lucida Sans Unicode"/>
          <w:color w:val="000000"/>
          <w:shd w:val="clear" w:color="auto" w:fill="FFFFFF"/>
          <w:lang w:eastAsia="zh-CN"/>
        </w:rPr>
        <w:t xml:space="preserve"> if you need to run another simp</w:t>
      </w:r>
      <w:r w:rsidR="00AD0099">
        <w:rPr>
          <w:rFonts w:ascii="Palatino Linotype" w:hAnsi="Palatino Linotype" w:cs="Lucida Sans Unicode"/>
          <w:color w:val="000000"/>
          <w:shd w:val="clear" w:color="auto" w:fill="FFFFFF"/>
          <w:lang w:eastAsia="zh-CN"/>
        </w:rPr>
        <w:t>lification on your system again:</w:t>
      </w:r>
      <w:r w:rsidR="000F7D02">
        <w:rPr>
          <w:rFonts w:ascii="Palatino Linotype" w:hAnsi="Palatino Linotype" w:cs="Lucida Sans Unicode"/>
          <w:color w:val="000000"/>
          <w:shd w:val="clear" w:color="auto" w:fill="FFFFFF"/>
          <w:lang w:eastAsia="zh-CN"/>
        </w:rPr>
        <w:t xml:space="preserve"> </w:t>
      </w:r>
      <w:r w:rsidR="000F7D02">
        <w:rPr>
          <w:rFonts w:ascii="Palatino Linotype" w:hAnsi="Palatino Linotype"/>
          <w:b/>
          <w:i/>
          <w:color w:val="000000"/>
          <w:shd w:val="clear" w:color="auto" w:fill="FFFFFF"/>
        </w:rPr>
        <w:t>…</w:t>
      </w:r>
      <w:r w:rsidR="000F7D02" w:rsidRPr="00C406B8">
        <w:rPr>
          <w:rFonts w:ascii="Palatino Linotype" w:hAnsi="Palatino Linotype"/>
          <w:b/>
          <w:i/>
          <w:color w:val="000000"/>
          <w:shd w:val="clear" w:color="auto" w:fill="FFFFFF"/>
        </w:rPr>
        <w:t>Tutorial.gdb\Phase3_Eval_Sys03_Groundwater</w:t>
      </w:r>
      <w:r w:rsidR="000F7D02">
        <w:rPr>
          <w:rFonts w:ascii="Palatino Linotype" w:hAnsi="Palatino Linotype"/>
          <w:b/>
          <w:i/>
          <w:color w:val="000000"/>
          <w:shd w:val="clear" w:color="auto" w:fill="FFFFFF"/>
        </w:rPr>
        <w:t>\</w:t>
      </w:r>
      <w:r w:rsidR="000F7D02" w:rsidRPr="00EF7506">
        <w:rPr>
          <w:rFonts w:ascii="Palatino Linotype" w:hAnsi="Palatino Linotype"/>
          <w:b/>
          <w:i/>
          <w:color w:val="000000"/>
          <w:shd w:val="clear" w:color="auto" w:fill="FFFFFF"/>
        </w:rPr>
        <w:t>Sys03_Groundwater_</w:t>
      </w:r>
      <w:r w:rsidR="000F7D02">
        <w:rPr>
          <w:rFonts w:ascii="Palatino Linotype" w:hAnsi="Palatino Linotype"/>
          <w:b/>
          <w:i/>
          <w:color w:val="000000"/>
          <w:shd w:val="clear" w:color="auto" w:fill="FFFFFF"/>
        </w:rPr>
        <w:t>EvalFinal_v1_</w:t>
      </w:r>
      <w:r w:rsidR="000F7D02" w:rsidRPr="00EF7506">
        <w:rPr>
          <w:rFonts w:ascii="Palatino Linotype" w:hAnsi="Palatino Linotype"/>
          <w:b/>
          <w:i/>
          <w:color w:val="000000"/>
          <w:shd w:val="clear" w:color="auto" w:fill="FFFFFF"/>
        </w:rPr>
        <w:t>StepA0</w:t>
      </w:r>
      <w:r w:rsidR="000F7D02">
        <w:rPr>
          <w:rFonts w:ascii="Palatino Linotype" w:hAnsi="Palatino Linotype"/>
          <w:b/>
          <w:i/>
          <w:color w:val="000000"/>
          <w:shd w:val="clear" w:color="auto" w:fill="FFFFFF"/>
        </w:rPr>
        <w:t>9</w:t>
      </w:r>
      <w:r w:rsidR="000F7D02" w:rsidRPr="00EF7506">
        <w:rPr>
          <w:rFonts w:ascii="Palatino Linotype" w:hAnsi="Palatino Linotype"/>
          <w:b/>
          <w:i/>
          <w:color w:val="000000"/>
          <w:shd w:val="clear" w:color="auto" w:fill="FFFFFF"/>
        </w:rPr>
        <w:t>_</w:t>
      </w:r>
      <w:r w:rsidR="000F7D02">
        <w:rPr>
          <w:rFonts w:ascii="Palatino Linotype" w:hAnsi="Palatino Linotype"/>
          <w:b/>
          <w:i/>
          <w:color w:val="000000"/>
          <w:shd w:val="clear" w:color="auto" w:fill="FFFFFF"/>
        </w:rPr>
        <w:t>Eliminate_10000000</w:t>
      </w:r>
    </w:p>
    <w:p w:rsidR="00356CAF" w:rsidRPr="00356CAF" w:rsidRDefault="00673405" w:rsidP="00356CAF">
      <w:pPr>
        <w:rPr>
          <w:rFonts w:ascii="Palatino Linotype" w:hAnsi="Palatino Linotype" w:cs="Lucida Sans Unicode"/>
          <w:color w:val="000000"/>
          <w:shd w:val="clear" w:color="auto" w:fill="FFFFFF"/>
          <w:lang w:eastAsia="zh-CN"/>
        </w:rPr>
      </w:pPr>
      <w:r w:rsidRPr="00673405">
        <w:rPr>
          <w:rFonts w:ascii="Palatino Linotype" w:hAnsi="Palatino Linotype"/>
          <w:noProof/>
          <w:color w:val="000000"/>
          <w:shd w:val="clear" w:color="auto" w:fill="FFFFFF"/>
        </w:rPr>
        <mc:AlternateContent>
          <mc:Choice Requires="wps">
            <w:drawing>
              <wp:anchor distT="45720" distB="45720" distL="114300" distR="114300" simplePos="0" relativeHeight="251671552" behindDoc="0" locked="0" layoutInCell="1" allowOverlap="1" wp14:anchorId="66F447BB" wp14:editId="4470ACDF">
                <wp:simplePos x="0" y="0"/>
                <wp:positionH relativeFrom="margin">
                  <wp:align>left</wp:align>
                </wp:positionH>
                <wp:positionV relativeFrom="paragraph">
                  <wp:posOffset>2491436</wp:posOffset>
                </wp:positionV>
                <wp:extent cx="2360930" cy="1404620"/>
                <wp:effectExtent l="0" t="0" r="3810" b="571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a:ln w="9525">
                          <a:noFill/>
                          <a:miter lim="800000"/>
                          <a:headEnd/>
                          <a:tailEnd/>
                        </a:ln>
                      </wps:spPr>
                      <wps:txbx>
                        <w:txbxContent>
                          <w:p w:rsidR="00673405" w:rsidRPr="00673405" w:rsidRDefault="00673405" w:rsidP="00673405">
                            <w:pPr>
                              <w:rPr>
                                <w:b/>
                                <w:i/>
                              </w:rPr>
                            </w:pPr>
                            <w:r w:rsidRPr="00673405">
                              <w:rPr>
                                <w:b/>
                                <w:i/>
                              </w:rPr>
                              <w:t>Data provided by permission of King County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F447BB" id="_x0000_s1032" type="#_x0000_t202" style="position:absolute;margin-left:0;margin-top:196.2pt;width:185.9pt;height:110.6pt;z-index:25167155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" fillcolor="#f7fafd [180]" stroked="f">
                <v:fill color2="#cde0f2 [980]" colors="0 #f7fafd;48497f #b5d2ec;54395f #b5d2ec;1 #cee1f2" focus="100%" type="gradient">
                  <o:fill v:ext="view" type="gradientUnscaled"/>
                </v:fill>
                <v:textbox style="mso-fit-shape-to-text:t">
                  <w:txbxContent>
                    <w:p w:rsidR="00673405" w:rsidRPr="00673405" w:rsidRDefault="00673405" w:rsidP="00673405">
                      <w:pPr>
                        <w:rPr>
                          <w:b/>
                          <w:i/>
                        </w:rPr>
                      </w:pPr>
                      <w:r w:rsidRPr="00673405">
                        <w:rPr>
                          <w:b/>
                          <w:i/>
                        </w:rPr>
                        <w:t>Data provided by permission of King County</w:t>
                      </w:r>
                    </w:p>
                  </w:txbxContent>
                </v:textbox>
                <w10:wrap anchorx="margin"/>
              </v:shape>
            </w:pict>
          </mc:Fallback>
        </mc:AlternateContent>
      </w:r>
      <w:r w:rsidR="00356CAF">
        <w:rPr>
          <w:rFonts w:ascii="Palatino Linotype" w:hAnsi="Palatino Linotype" w:cs="Lucida Sans Unicode"/>
          <w:noProof/>
          <w:color w:val="000000"/>
          <w:shd w:val="clear" w:color="auto" w:fill="FFFFFF"/>
        </w:rPr>
        <w:drawing>
          <wp:inline distT="0" distB="0" distL="0" distR="0" wp14:anchorId="31A4BBFB" wp14:editId="17CC6547">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1_EliminateAssist_FinalPass_Ma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56CAF" w:rsidRPr="00356CAF" w:rsidRDefault="00356CAF" w:rsidP="00356CAF">
      <w:pPr>
        <w:rPr>
          <w:rFonts w:ascii="Palatino Linotype" w:hAnsi="Palatino Linotype" w:cs="Lucida Sans Unicode"/>
          <w:b/>
          <w:color w:val="000000"/>
          <w:u w:val="single"/>
          <w:shd w:val="clear" w:color="auto" w:fill="FFFFFF"/>
          <w:lang w:eastAsia="zh-CN"/>
        </w:rPr>
      </w:pPr>
    </w:p>
    <w:p w:rsidR="003C3C37" w:rsidRPr="00073F12" w:rsidRDefault="003C3C37" w:rsidP="003C3C37">
      <w:pPr>
        <w:rPr>
          <w:rFonts w:ascii="Palatino Linotype" w:hAnsi="Palatino Linotype"/>
          <w:b/>
          <w:color w:val="000000"/>
          <w:sz w:val="28"/>
          <w:szCs w:val="28"/>
        </w:rPr>
      </w:pPr>
      <w:r>
        <w:rPr>
          <w:rFonts w:ascii="Palatino Linotype" w:hAnsi="Palatino Linotype"/>
          <w:b/>
          <w:color w:val="000000"/>
          <w:sz w:val="28"/>
          <w:szCs w:val="28"/>
          <w:lang w:eastAsia="zh-CN"/>
        </w:rPr>
        <w:lastRenderedPageBreak/>
        <w:t>6</w:t>
      </w:r>
      <w:r w:rsidRPr="00A20F8B">
        <w:rPr>
          <w:rFonts w:ascii="Palatino Linotype" w:hAnsi="Palatino Linotype"/>
          <w:b/>
          <w:color w:val="000000"/>
          <w:sz w:val="28"/>
          <w:szCs w:val="28"/>
          <w:lang w:eastAsia="zh-CN"/>
        </w:rPr>
        <w:t xml:space="preserve">. </w:t>
      </w:r>
      <w:r>
        <w:rPr>
          <w:rFonts w:ascii="Palatino Linotype" w:hAnsi="Palatino Linotype"/>
          <w:b/>
          <w:color w:val="000000"/>
          <w:sz w:val="28"/>
          <w:szCs w:val="28"/>
          <w:lang w:eastAsia="zh-CN"/>
        </w:rPr>
        <w:t>Support Tools</w:t>
      </w:r>
    </w:p>
    <w:p w:rsidR="003C3C37" w:rsidRPr="008A7818" w:rsidRDefault="003C3C37" w:rsidP="003C3C37">
      <w:pPr>
        <w:rPr>
          <w:rFonts w:ascii="Palatino Linotype" w:hAnsi="Palatino Linotype" w:cs="Lucida Sans Unicode"/>
          <w:i/>
          <w:color w:val="000000"/>
          <w:shd w:val="clear" w:color="auto" w:fill="FFFFFF"/>
          <w:lang w:eastAsia="zh-CN"/>
        </w:rPr>
      </w:pPr>
      <w:r>
        <w:rPr>
          <w:rFonts w:ascii="Palatino Linotype" w:hAnsi="Palatino Linotype" w:cs="Lucida Sans Unicode"/>
          <w:color w:val="000000"/>
          <w:shd w:val="clear" w:color="auto" w:fill="FFFFFF"/>
          <w:lang w:eastAsia="zh-CN"/>
        </w:rPr>
        <w:t xml:space="preserve">This document concludes with a brief description of two final tools in the </w:t>
      </w:r>
      <w:proofErr w:type="spellStart"/>
      <w:r>
        <w:rPr>
          <w:rFonts w:ascii="Palatino Linotype" w:hAnsi="Palatino Linotype" w:cs="Lucida Sans Unicode"/>
          <w:color w:val="000000"/>
          <w:shd w:val="clear" w:color="auto" w:fill="FFFFFF"/>
          <w:lang w:eastAsia="zh-CN"/>
        </w:rPr>
        <w:t>GeodesignWorkshop</w:t>
      </w:r>
      <w:proofErr w:type="spellEnd"/>
      <w:r>
        <w:rPr>
          <w:rFonts w:ascii="Palatino Linotype" w:hAnsi="Palatino Linotype" w:cs="Lucida Sans Unicode"/>
          <w:color w:val="000000"/>
          <w:shd w:val="clear" w:color="auto" w:fill="FFFFFF"/>
          <w:lang w:eastAsia="zh-CN"/>
        </w:rPr>
        <w:t xml:space="preserve"> toolbox that can help you during and after your workflow.</w:t>
      </w:r>
    </w:p>
    <w:p w:rsidR="003C3C37" w:rsidRPr="007F4E11" w:rsidRDefault="003C3C37" w:rsidP="003C3C37">
      <w:pPr>
        <w:rPr>
          <w:rFonts w:ascii="Palatino Linotype" w:hAnsi="Palatino Linotype"/>
          <w:b/>
          <w:color w:val="000000"/>
          <w:u w:val="single"/>
        </w:rPr>
      </w:pPr>
      <w:r>
        <w:rPr>
          <w:rFonts w:ascii="Palatino Linotype" w:hAnsi="Palatino Linotype"/>
          <w:b/>
          <w:color w:val="000000"/>
          <w:u w:val="single"/>
        </w:rPr>
        <w:t xml:space="preserve">5. Pass </w:t>
      </w:r>
      <w:proofErr w:type="gramStart"/>
      <w:r>
        <w:rPr>
          <w:rFonts w:ascii="Palatino Linotype" w:hAnsi="Palatino Linotype"/>
          <w:b/>
          <w:color w:val="000000"/>
          <w:u w:val="single"/>
        </w:rPr>
        <w:t>Through</w:t>
      </w:r>
      <w:proofErr w:type="gramEnd"/>
      <w:r>
        <w:rPr>
          <w:rFonts w:ascii="Palatino Linotype" w:hAnsi="Palatino Linotype"/>
          <w:b/>
          <w:color w:val="000000"/>
          <w:u w:val="single"/>
        </w:rPr>
        <w:t xml:space="preserve"> Features</w:t>
      </w:r>
    </w:p>
    <w:p w:rsidR="003E7786" w:rsidRDefault="003C3C37" w:rsidP="003C3C37">
      <w:pPr>
        <w:rPr>
          <w:rFonts w:ascii="Palatino Linotype" w:hAnsi="Palatino Linotype" w:cs="Lucida Sans Unicode"/>
          <w:color w:val="000000"/>
          <w:shd w:val="clear" w:color="auto" w:fill="FFFFFF"/>
          <w:lang w:eastAsia="zh-CN"/>
        </w:rPr>
      </w:pPr>
      <w:r>
        <w:rPr>
          <w:rFonts w:ascii="Palatino Linotype" w:hAnsi="Palatino Linotype" w:cs="Lucida Sans Unicode"/>
          <w:color w:val="000000"/>
          <w:shd w:val="clear" w:color="auto" w:fill="FFFFFF"/>
          <w:lang w:eastAsia="zh-CN"/>
        </w:rPr>
        <w:t xml:space="preserve">During your workflow, you may find that certain important features such as lakes or rivers are simplified beyond recognition. This can happen especially with the </w:t>
      </w:r>
      <w:r>
        <w:rPr>
          <w:rFonts w:ascii="Palatino Linotype" w:hAnsi="Palatino Linotype" w:cs="Lucida Sans Unicode"/>
          <w:b/>
          <w:color w:val="000000"/>
          <w:shd w:val="clear" w:color="auto" w:fill="FFFFFF"/>
          <w:lang w:eastAsia="zh-CN"/>
        </w:rPr>
        <w:t>Simplify Polygon</w:t>
      </w:r>
      <w:r>
        <w:rPr>
          <w:rFonts w:ascii="Palatino Linotype" w:hAnsi="Palatino Linotype" w:cs="Lucida Sans Unicode"/>
          <w:color w:val="000000"/>
          <w:shd w:val="clear" w:color="auto" w:fill="FFFFFF"/>
          <w:lang w:eastAsia="zh-CN"/>
        </w:rPr>
        <w:t xml:space="preserve"> tools that straighten edges. To give a way to save these features, this tool was created to transfer features from one evaluation features class to another (“passing them through”). This allows you to bring less simplified features </w:t>
      </w:r>
      <w:r w:rsidR="003E7786">
        <w:rPr>
          <w:rFonts w:ascii="Palatino Linotype" w:hAnsi="Palatino Linotype" w:cs="Lucida Sans Unicode"/>
          <w:color w:val="000000"/>
          <w:shd w:val="clear" w:color="auto" w:fill="FFFFFF"/>
          <w:lang w:eastAsia="zh-CN"/>
        </w:rPr>
        <w:t xml:space="preserve">from earlier steps to later steps. To use it, </w:t>
      </w:r>
      <w:r w:rsidR="003E7786">
        <w:rPr>
          <w:rFonts w:ascii="Palatino Linotype" w:hAnsi="Palatino Linotype" w:cs="Lucida Sans Unicode"/>
          <w:b/>
          <w:color w:val="000000"/>
          <w:u w:val="single"/>
          <w:shd w:val="clear" w:color="auto" w:fill="FFFFFF"/>
          <w:lang w:eastAsia="zh-CN"/>
        </w:rPr>
        <w:t>select the features that you want to transfer from the first layer</w:t>
      </w:r>
      <w:r w:rsidR="003E7786">
        <w:rPr>
          <w:rFonts w:ascii="Palatino Linotype" w:hAnsi="Palatino Linotype" w:cs="Lucida Sans Unicode"/>
          <w:color w:val="000000"/>
          <w:shd w:val="clear" w:color="auto" w:fill="FFFFFF"/>
          <w:lang w:eastAsia="zh-CN"/>
        </w:rPr>
        <w:t xml:space="preserve"> (otherwise all features will be transferred) and use that as your </w:t>
      </w:r>
      <w:r w:rsidR="003E7786">
        <w:rPr>
          <w:rFonts w:ascii="Palatino Linotype" w:hAnsi="Palatino Linotype" w:cs="Lucida Sans Unicode"/>
          <w:color w:val="000000"/>
          <w:u w:val="single"/>
          <w:shd w:val="clear" w:color="auto" w:fill="FFFFFF"/>
          <w:lang w:eastAsia="zh-CN"/>
        </w:rPr>
        <w:t>Pass-Through Features</w:t>
      </w:r>
      <w:r w:rsidR="003E7786">
        <w:rPr>
          <w:rFonts w:ascii="Palatino Linotype" w:hAnsi="Palatino Linotype" w:cs="Lucida Sans Unicode"/>
          <w:color w:val="000000"/>
          <w:shd w:val="clear" w:color="auto" w:fill="FFFFFF"/>
          <w:lang w:eastAsia="zh-CN"/>
        </w:rPr>
        <w:t xml:space="preserve">. Put your destination feature class as the </w:t>
      </w:r>
      <w:r w:rsidR="003E7786">
        <w:rPr>
          <w:rFonts w:ascii="Palatino Linotype" w:hAnsi="Palatino Linotype" w:cs="Lucida Sans Unicode"/>
          <w:color w:val="000000"/>
          <w:u w:val="single"/>
          <w:shd w:val="clear" w:color="auto" w:fill="FFFFFF"/>
          <w:lang w:eastAsia="zh-CN"/>
        </w:rPr>
        <w:t>Target Features</w:t>
      </w:r>
      <w:r w:rsidR="003E7786">
        <w:rPr>
          <w:rFonts w:ascii="Palatino Linotype" w:hAnsi="Palatino Linotype" w:cs="Lucida Sans Unicode"/>
          <w:color w:val="000000"/>
          <w:shd w:val="clear" w:color="auto" w:fill="FFFFFF"/>
          <w:lang w:eastAsia="zh-CN"/>
        </w:rPr>
        <w:t>. This tool creates a new feature class to avoid overwriting the old one, making this a new “step” in your workflow.</w:t>
      </w:r>
    </w:p>
    <w:p w:rsidR="006528C4" w:rsidRPr="00B374C0" w:rsidRDefault="003E7786" w:rsidP="003C3C37">
      <w:pPr>
        <w:rPr>
          <w:rFonts w:ascii="Palatino Linotype" w:hAnsi="Palatino Linotype" w:cs="Lucida Sans Unicode"/>
          <w:b/>
          <w:color w:val="000000"/>
          <w:u w:val="single"/>
          <w:shd w:val="clear" w:color="auto" w:fill="FFFFFF"/>
          <w:lang w:eastAsia="zh-CN"/>
        </w:rPr>
      </w:pPr>
      <w:r>
        <w:rPr>
          <w:rFonts w:ascii="Palatino Linotype" w:hAnsi="Palatino Linotype" w:cs="Lucida Sans Unicode"/>
          <w:color w:val="000000"/>
          <w:shd w:val="clear" w:color="auto" w:fill="FFFFFF"/>
          <w:lang w:eastAsia="zh-CN"/>
        </w:rPr>
        <w:t xml:space="preserve">The tool will remove any portions of features in the </w:t>
      </w:r>
      <w:r>
        <w:rPr>
          <w:rFonts w:ascii="Palatino Linotype" w:hAnsi="Palatino Linotype" w:cs="Lucida Sans Unicode"/>
          <w:color w:val="000000"/>
          <w:u w:val="single"/>
          <w:shd w:val="clear" w:color="auto" w:fill="FFFFFF"/>
          <w:lang w:eastAsia="zh-CN"/>
        </w:rPr>
        <w:t>Target Features</w:t>
      </w:r>
      <w:r>
        <w:rPr>
          <w:rFonts w:ascii="Palatino Linotype" w:hAnsi="Palatino Linotype" w:cs="Lucida Sans Unicode"/>
          <w:color w:val="000000"/>
          <w:shd w:val="clear" w:color="auto" w:fill="FFFFFF"/>
          <w:lang w:eastAsia="zh-CN"/>
        </w:rPr>
        <w:t xml:space="preserve"> below where the selected </w:t>
      </w:r>
      <w:r>
        <w:rPr>
          <w:rFonts w:ascii="Palatino Linotype" w:hAnsi="Palatino Linotype" w:cs="Lucida Sans Unicode"/>
          <w:color w:val="000000"/>
          <w:u w:val="single"/>
          <w:shd w:val="clear" w:color="auto" w:fill="FFFFFF"/>
          <w:lang w:eastAsia="zh-CN"/>
        </w:rPr>
        <w:t>Pass-Through Features</w:t>
      </w:r>
      <w:r>
        <w:rPr>
          <w:rFonts w:ascii="Palatino Linotype" w:hAnsi="Palatino Linotype" w:cs="Lucida Sans Unicode"/>
          <w:color w:val="000000"/>
          <w:shd w:val="clear" w:color="auto" w:fill="FFFFFF"/>
          <w:lang w:eastAsia="zh-CN"/>
        </w:rPr>
        <w:t xml:space="preserve"> are to avoid any overlap when they are added and will perform some geometry cleaning as well. That said, it is important to keep in mind that these “passed through” features may be at a different stage of simplification than the rest now. For example, they may still have the grid cell-like boundaries from Raster Focal Mean, so make sure you </w:t>
      </w:r>
      <w:r w:rsidR="006528C4">
        <w:rPr>
          <w:rFonts w:ascii="Palatino Linotype" w:hAnsi="Palatino Linotype" w:cs="Lucida Sans Unicode"/>
          <w:color w:val="000000"/>
          <w:shd w:val="clear" w:color="auto" w:fill="FFFFFF"/>
          <w:lang w:eastAsia="zh-CN"/>
        </w:rPr>
        <w:t>pass them through before making any important step in your workflow like a final low-tolerance pass of Simplify Polygon.</w:t>
      </w:r>
      <w:r w:rsidR="00B374C0">
        <w:rPr>
          <w:rFonts w:ascii="Palatino Linotype" w:hAnsi="Palatino Linotype" w:cs="Lucida Sans Unicode"/>
          <w:color w:val="000000"/>
          <w:shd w:val="clear" w:color="auto" w:fill="FFFFFF"/>
          <w:lang w:eastAsia="zh-CN"/>
        </w:rPr>
        <w:t xml:space="preserve"> Finally, it is important that both the </w:t>
      </w:r>
      <w:r w:rsidR="00B374C0">
        <w:rPr>
          <w:rFonts w:ascii="Palatino Linotype" w:hAnsi="Palatino Linotype" w:cs="Lucida Sans Unicode"/>
          <w:color w:val="000000"/>
          <w:u w:val="single"/>
          <w:shd w:val="clear" w:color="auto" w:fill="FFFFFF"/>
          <w:lang w:eastAsia="zh-CN"/>
        </w:rPr>
        <w:t>Pass-Through Features</w:t>
      </w:r>
      <w:r w:rsidR="00B374C0">
        <w:rPr>
          <w:rFonts w:ascii="Palatino Linotype" w:hAnsi="Palatino Linotype" w:cs="Lucida Sans Unicode"/>
          <w:color w:val="000000"/>
          <w:shd w:val="clear" w:color="auto" w:fill="FFFFFF"/>
          <w:lang w:eastAsia="zh-CN"/>
        </w:rPr>
        <w:t xml:space="preserve"> and </w:t>
      </w:r>
      <w:r w:rsidR="00B374C0">
        <w:rPr>
          <w:rFonts w:ascii="Palatino Linotype" w:hAnsi="Palatino Linotype" w:cs="Lucida Sans Unicode"/>
          <w:color w:val="000000"/>
          <w:u w:val="single"/>
          <w:shd w:val="clear" w:color="auto" w:fill="FFFFFF"/>
          <w:lang w:eastAsia="zh-CN"/>
        </w:rPr>
        <w:t>Target Features</w:t>
      </w:r>
      <w:r w:rsidR="00B374C0">
        <w:rPr>
          <w:rFonts w:ascii="Palatino Linotype" w:hAnsi="Palatino Linotype" w:cs="Lucida Sans Unicode"/>
          <w:color w:val="000000"/>
          <w:shd w:val="clear" w:color="auto" w:fill="FFFFFF"/>
          <w:lang w:eastAsia="zh-CN"/>
        </w:rPr>
        <w:t xml:space="preserve"> are feature classes that are already in the Evaluation Template schema (i.e. they at some point when through </w:t>
      </w:r>
      <w:r w:rsidR="00B374C0">
        <w:rPr>
          <w:rFonts w:ascii="Palatino Linotype" w:hAnsi="Palatino Linotype" w:cs="Lucida Sans Unicode"/>
          <w:b/>
          <w:color w:val="000000"/>
          <w:shd w:val="clear" w:color="auto" w:fill="FFFFFF"/>
          <w:lang w:eastAsia="zh-CN"/>
        </w:rPr>
        <w:t>Create Initial Evaluation</w:t>
      </w:r>
      <w:r w:rsidR="00B374C0">
        <w:rPr>
          <w:rFonts w:ascii="Palatino Linotype" w:hAnsi="Palatino Linotype" w:cs="Lucida Sans Unicode"/>
          <w:color w:val="000000"/>
          <w:shd w:val="clear" w:color="auto" w:fill="FFFFFF"/>
          <w:lang w:eastAsia="zh-CN"/>
        </w:rPr>
        <w:t xml:space="preserve">). </w:t>
      </w:r>
      <w:r w:rsidR="00B374C0">
        <w:rPr>
          <w:rFonts w:ascii="Palatino Linotype" w:hAnsi="Palatino Linotype" w:cs="Lucida Sans Unicode"/>
          <w:b/>
          <w:color w:val="000000"/>
          <w:u w:val="single"/>
          <w:shd w:val="clear" w:color="auto" w:fill="FFFFFF"/>
          <w:lang w:eastAsia="zh-CN"/>
        </w:rPr>
        <w:t>Do not attempt to introduce new features from non-evaluation feature classes using this tool</w:t>
      </w:r>
      <w:r w:rsidR="00B851A4">
        <w:rPr>
          <w:rFonts w:ascii="Palatino Linotype" w:hAnsi="Palatino Linotype" w:cs="Lucida Sans Unicode"/>
          <w:b/>
          <w:color w:val="000000"/>
          <w:u w:val="single"/>
          <w:shd w:val="clear" w:color="auto" w:fill="FFFFFF"/>
          <w:lang w:eastAsia="zh-CN"/>
        </w:rPr>
        <w:t>, as it will fail on the Append step</w:t>
      </w:r>
      <w:r w:rsidR="00B374C0">
        <w:rPr>
          <w:rFonts w:ascii="Palatino Linotype" w:hAnsi="Palatino Linotype" w:cs="Lucida Sans Unicode"/>
          <w:b/>
          <w:color w:val="000000"/>
          <w:u w:val="single"/>
          <w:shd w:val="clear" w:color="auto" w:fill="FFFFFF"/>
          <w:lang w:eastAsia="zh-CN"/>
        </w:rPr>
        <w:t>.</w:t>
      </w:r>
    </w:p>
    <w:p w:rsidR="006528C4" w:rsidRPr="007F4E11" w:rsidRDefault="006528C4" w:rsidP="006528C4">
      <w:pPr>
        <w:rPr>
          <w:rFonts w:ascii="Palatino Linotype" w:hAnsi="Palatino Linotype"/>
          <w:b/>
          <w:color w:val="000000"/>
          <w:u w:val="single"/>
        </w:rPr>
      </w:pPr>
      <w:r>
        <w:rPr>
          <w:rFonts w:ascii="Palatino Linotype" w:hAnsi="Palatino Linotype"/>
          <w:b/>
          <w:color w:val="000000"/>
          <w:u w:val="single"/>
        </w:rPr>
        <w:t>6. Evaluation Area Statistics</w:t>
      </w:r>
    </w:p>
    <w:p w:rsidR="006528C4" w:rsidRPr="00B851A4" w:rsidRDefault="006528C4" w:rsidP="006528C4">
      <w:pPr>
        <w:rPr>
          <w:rFonts w:ascii="Palatino Linotype" w:hAnsi="Palatino Linotype" w:cs="Lucida Sans Unicode"/>
          <w:i/>
          <w:color w:val="000000"/>
          <w:shd w:val="clear" w:color="auto" w:fill="FFFFFF"/>
          <w:lang w:eastAsia="zh-CN"/>
        </w:rPr>
      </w:pPr>
      <w:r>
        <w:rPr>
          <w:rFonts w:ascii="Palatino Linotype" w:hAnsi="Palatino Linotype" w:cs="Lucida Sans Unicode"/>
          <w:color w:val="000000"/>
          <w:shd w:val="clear" w:color="auto" w:fill="FFFFFF"/>
          <w:lang w:eastAsia="zh-CN"/>
        </w:rPr>
        <w:t>This tool is best used at the end of your workflow to get a summary of your simplified evaluation feature class. It will produce a table with the number of features, area (in several units), and percentage area of each color (R2, R1, Y, G1, G2) in your feature class along with the total number of features and area.</w:t>
      </w:r>
      <w:r w:rsidR="00B374C0">
        <w:rPr>
          <w:rFonts w:ascii="Palatino Linotype" w:hAnsi="Palatino Linotype" w:cs="Lucida Sans Unicode"/>
          <w:color w:val="000000"/>
          <w:shd w:val="clear" w:color="auto" w:fill="FFFFFF"/>
          <w:lang w:eastAsia="zh-CN"/>
        </w:rPr>
        <w:t xml:space="preserve"> This can be useful for establishing targets for a geodesign workshop and also just to see the effect of your simplification. Running </w:t>
      </w:r>
      <w:r w:rsidR="00B851A4">
        <w:rPr>
          <w:rFonts w:ascii="Palatino Linotype" w:hAnsi="Palatino Linotype" w:cs="Lucida Sans Unicode"/>
          <w:color w:val="000000"/>
          <w:shd w:val="clear" w:color="auto" w:fill="FFFFFF"/>
          <w:lang w:eastAsia="zh-CN"/>
        </w:rPr>
        <w:t xml:space="preserve">this on your first evaluation from </w:t>
      </w:r>
      <w:r w:rsidR="00B851A4">
        <w:rPr>
          <w:rFonts w:ascii="Palatino Linotype" w:hAnsi="Palatino Linotype" w:cs="Lucida Sans Unicode"/>
          <w:b/>
          <w:color w:val="000000"/>
          <w:shd w:val="clear" w:color="auto" w:fill="FFFFFF"/>
          <w:lang w:eastAsia="zh-CN"/>
        </w:rPr>
        <w:t>Create Initial Evaluation</w:t>
      </w:r>
      <w:r w:rsidR="00B851A4">
        <w:rPr>
          <w:rFonts w:ascii="Palatino Linotype" w:hAnsi="Palatino Linotype" w:cs="Lucida Sans Unicode"/>
          <w:color w:val="000000"/>
          <w:shd w:val="clear" w:color="auto" w:fill="FFFFFF"/>
          <w:lang w:eastAsia="zh-CN"/>
        </w:rPr>
        <w:t xml:space="preserve"> and comparing can show you if a color “gained” or “lost” ground (percentage area) during the evaluation, showing you how “fair” your simplification was. The area fields in this table are also dependent on the units of your input (this is not automatic), so be sure to select “Feet” or “Meters” as your </w:t>
      </w:r>
      <w:r w:rsidR="00B851A4">
        <w:rPr>
          <w:rFonts w:ascii="Palatino Linotype" w:hAnsi="Palatino Linotype" w:cs="Lucida Sans Unicode"/>
          <w:color w:val="000000"/>
          <w:u w:val="single"/>
          <w:shd w:val="clear" w:color="auto" w:fill="FFFFFF"/>
          <w:lang w:eastAsia="zh-CN"/>
        </w:rPr>
        <w:t>Original Units</w:t>
      </w:r>
      <w:r w:rsidR="00B851A4">
        <w:rPr>
          <w:rFonts w:ascii="Palatino Linotype" w:hAnsi="Palatino Linotype" w:cs="Lucida Sans Unicode"/>
          <w:color w:val="000000"/>
          <w:shd w:val="clear" w:color="auto" w:fill="FFFFFF"/>
          <w:lang w:eastAsia="zh-CN"/>
        </w:rPr>
        <w:t xml:space="preserve">. If your coordinate system is not in either feet or meters, use the </w:t>
      </w:r>
      <w:hyperlink r:id="rId47" w:history="1">
        <w:r w:rsidR="00B851A4" w:rsidRPr="00B851A4">
          <w:rPr>
            <w:rStyle w:val="Hyperlink"/>
            <w:rFonts w:ascii="Palatino Linotype" w:hAnsi="Palatino Linotype" w:cs="Lucida Sans Unicode"/>
            <w:shd w:val="clear" w:color="auto" w:fill="FFFFFF"/>
            <w:lang w:eastAsia="zh-CN"/>
          </w:rPr>
          <w:t>Project</w:t>
        </w:r>
      </w:hyperlink>
      <w:r w:rsidR="00B851A4">
        <w:rPr>
          <w:rFonts w:ascii="Palatino Linotype" w:hAnsi="Palatino Linotype" w:cs="Lucida Sans Unicode"/>
          <w:color w:val="000000"/>
          <w:shd w:val="clear" w:color="auto" w:fill="FFFFFF"/>
          <w:lang w:eastAsia="zh-CN"/>
        </w:rPr>
        <w:t xml:space="preserve"> tool in </w:t>
      </w:r>
      <w:proofErr w:type="spellStart"/>
      <w:r w:rsidR="00B851A4">
        <w:rPr>
          <w:rFonts w:ascii="Palatino Linotype" w:hAnsi="Palatino Linotype" w:cs="Lucida Sans Unicode"/>
          <w:color w:val="000000"/>
          <w:shd w:val="clear" w:color="auto" w:fill="FFFFFF"/>
          <w:lang w:eastAsia="zh-CN"/>
        </w:rPr>
        <w:t>ArcToolbox</w:t>
      </w:r>
      <w:proofErr w:type="spellEnd"/>
      <w:r w:rsidR="00B851A4">
        <w:rPr>
          <w:rFonts w:ascii="Palatino Linotype" w:hAnsi="Palatino Linotype" w:cs="Lucida Sans Unicode"/>
          <w:color w:val="000000"/>
          <w:shd w:val="clear" w:color="auto" w:fill="FFFFFF"/>
          <w:lang w:eastAsia="zh-CN"/>
        </w:rPr>
        <w:t xml:space="preserve"> to project </w:t>
      </w:r>
      <w:r w:rsidR="00027434">
        <w:rPr>
          <w:rFonts w:ascii="Palatino Linotype" w:hAnsi="Palatino Linotype" w:cs="Lucida Sans Unicode"/>
          <w:color w:val="000000"/>
          <w:shd w:val="clear" w:color="auto" w:fill="FFFFFF"/>
          <w:lang w:eastAsia="zh-CN"/>
        </w:rPr>
        <w:t>your fc</w:t>
      </w:r>
      <w:r w:rsidR="00B851A4">
        <w:rPr>
          <w:rFonts w:ascii="Palatino Linotype" w:hAnsi="Palatino Linotype" w:cs="Lucida Sans Unicode"/>
          <w:color w:val="000000"/>
          <w:shd w:val="clear" w:color="auto" w:fill="FFFFFF"/>
          <w:lang w:eastAsia="zh-CN"/>
        </w:rPr>
        <w:t xml:space="preserve"> to one that is.</w:t>
      </w:r>
    </w:p>
    <w:p w:rsidR="000E194C" w:rsidRDefault="000E194C" w:rsidP="000E194C">
      <w:pPr>
        <w:rPr>
          <w:rFonts w:ascii="Palatino Linotype" w:hAnsi="Palatino Linotype" w:cs="Lucida Sans Unicode"/>
          <w:b/>
          <w:color w:val="000000"/>
          <w:shd w:val="clear" w:color="auto" w:fill="FFFFFF"/>
          <w:lang w:eastAsia="zh-CN"/>
        </w:rPr>
      </w:pPr>
      <w:r>
        <w:rPr>
          <w:rFonts w:ascii="Palatino Linotype" w:hAnsi="Palatino Linotype" w:cs="Lucida Sans Unicode"/>
          <w:b/>
          <w:color w:val="000000"/>
          <w:shd w:val="clear" w:color="auto" w:fill="FFFFFF"/>
          <w:lang w:eastAsia="zh-CN"/>
        </w:rPr>
        <w:lastRenderedPageBreak/>
        <w:t xml:space="preserve">Again, for any questions or comments, please contact John Ritzman at </w:t>
      </w:r>
      <w:hyperlink r:id="rId48" w:history="1">
        <w:r w:rsidRPr="006208C4">
          <w:rPr>
            <w:rStyle w:val="Hyperlink"/>
            <w:rFonts w:ascii="Palatino Linotype" w:hAnsi="Palatino Linotype" w:cs="Lucida Sans Unicode"/>
            <w:b/>
            <w:shd w:val="clear" w:color="auto" w:fill="FFFFFF"/>
            <w:lang w:eastAsia="zh-CN"/>
          </w:rPr>
          <w:t>jar29@uw.edu</w:t>
        </w:r>
      </w:hyperlink>
      <w:r>
        <w:rPr>
          <w:rFonts w:ascii="Palatino Linotype" w:hAnsi="Palatino Linotype" w:cs="Lucida Sans Unicode"/>
          <w:b/>
          <w:color w:val="000000"/>
          <w:shd w:val="clear" w:color="auto" w:fill="FFFFFF"/>
          <w:lang w:eastAsia="zh-CN"/>
        </w:rPr>
        <w:t>.</w:t>
      </w:r>
    </w:p>
    <w:p w:rsidR="00231D91" w:rsidRPr="00B3582E" w:rsidRDefault="00231D91" w:rsidP="000E194C">
      <w:pPr>
        <w:rPr>
          <w:rFonts w:ascii="Palatino Linotype" w:hAnsi="Palatino Linotype" w:cs="Lucida Sans Unicode"/>
          <w:b/>
          <w:color w:val="000000"/>
          <w:shd w:val="clear" w:color="auto" w:fill="FFFFFF"/>
          <w:lang w:eastAsia="zh-CN"/>
        </w:rPr>
      </w:pPr>
      <w:r>
        <w:rPr>
          <w:rFonts w:ascii="Palatino Linotype" w:hAnsi="Palatino Linotype" w:cs="Lucida Sans Unicode"/>
          <w:b/>
          <w:color w:val="000000"/>
          <w:shd w:val="clear" w:color="auto" w:fill="FFFFFF"/>
          <w:lang w:eastAsia="zh-CN"/>
        </w:rPr>
        <w:t>Good luck, and happy geodesign-</w:t>
      </w:r>
      <w:proofErr w:type="spellStart"/>
      <w:r>
        <w:rPr>
          <w:rFonts w:ascii="Palatino Linotype" w:hAnsi="Palatino Linotype" w:cs="Lucida Sans Unicode"/>
          <w:b/>
          <w:color w:val="000000"/>
          <w:shd w:val="clear" w:color="auto" w:fill="FFFFFF"/>
          <w:lang w:eastAsia="zh-CN"/>
        </w:rPr>
        <w:t>ing</w:t>
      </w:r>
      <w:proofErr w:type="spellEnd"/>
      <w:r>
        <w:rPr>
          <w:rFonts w:ascii="Palatino Linotype" w:hAnsi="Palatino Linotype" w:cs="Lucida Sans Unicode"/>
          <w:b/>
          <w:color w:val="000000"/>
          <w:shd w:val="clear" w:color="auto" w:fill="FFFFFF"/>
          <w:lang w:eastAsia="zh-CN"/>
        </w:rPr>
        <w:t>!</w:t>
      </w:r>
    </w:p>
    <w:sectPr w:rsidR="00231D91" w:rsidRPr="00B3582E" w:rsidSect="00727C2B">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6F12" w:rsidRDefault="00E76F12">
      <w:r>
        <w:separator/>
      </w:r>
    </w:p>
  </w:endnote>
  <w:endnote w:type="continuationSeparator" w:id="0">
    <w:p w:rsidR="00E76F12" w:rsidRDefault="00E76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786" w:rsidRDefault="003E7786">
    <w:pPr>
      <w:pStyle w:val="Footer"/>
      <w:jc w:val="center"/>
    </w:pPr>
    <w:r>
      <w:fldChar w:fldCharType="begin"/>
    </w:r>
    <w:r>
      <w:instrText xml:space="preserve"> PAGE   \* MERGEFORMAT </w:instrText>
    </w:r>
    <w:r>
      <w:fldChar w:fldCharType="separate"/>
    </w:r>
    <w:r w:rsidR="00673405">
      <w:rPr>
        <w:noProof/>
      </w:rPr>
      <w:t>21</w:t>
    </w:r>
    <w:r>
      <w:rPr>
        <w:noProof/>
      </w:rPr>
      <w:fldChar w:fldCharType="end"/>
    </w:r>
  </w:p>
  <w:p w:rsidR="003E7786" w:rsidRDefault="003E77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6F12" w:rsidRDefault="00E76F12">
      <w:r>
        <w:separator/>
      </w:r>
    </w:p>
  </w:footnote>
  <w:footnote w:type="continuationSeparator" w:id="0">
    <w:p w:rsidR="00E76F12" w:rsidRDefault="00E76F1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0258F"/>
    <w:multiLevelType w:val="hybridMultilevel"/>
    <w:tmpl w:val="16D076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15302"/>
    <w:multiLevelType w:val="hybridMultilevel"/>
    <w:tmpl w:val="8CECB292"/>
    <w:lvl w:ilvl="0" w:tplc="52144F26">
      <w:start w:val="1"/>
      <w:numFmt w:val="decimal"/>
      <w:lvlText w:val="%1."/>
      <w:lvlJc w:val="left"/>
      <w:pPr>
        <w:ind w:left="720" w:hanging="360"/>
      </w:pPr>
      <w:rPr>
        <w:b w:val="0"/>
      </w:rPr>
    </w:lvl>
    <w:lvl w:ilvl="1" w:tplc="9D984A62">
      <w:start w:val="1"/>
      <w:numFmt w:val="lowerLetter"/>
      <w:lvlText w:val="%2."/>
      <w:lvlJc w:val="left"/>
      <w:pPr>
        <w:ind w:left="1440" w:hanging="360"/>
      </w:pPr>
      <w:rPr>
        <w:b w:val="0"/>
      </w:rPr>
    </w:lvl>
    <w:lvl w:ilvl="2" w:tplc="1512A828">
      <w:start w:val="1"/>
      <w:numFmt w:val="lowerRoman"/>
      <w:lvlText w:val="%3."/>
      <w:lvlJc w:val="right"/>
      <w:pPr>
        <w:ind w:left="216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A1681"/>
    <w:multiLevelType w:val="hybridMultilevel"/>
    <w:tmpl w:val="1BB660DC"/>
    <w:lvl w:ilvl="0" w:tplc="52144F26">
      <w:start w:val="1"/>
      <w:numFmt w:val="decimal"/>
      <w:lvlText w:val="%1."/>
      <w:lvlJc w:val="left"/>
      <w:pPr>
        <w:ind w:left="720" w:hanging="360"/>
      </w:pPr>
      <w:rPr>
        <w:b w:val="0"/>
      </w:rPr>
    </w:lvl>
    <w:lvl w:ilvl="1" w:tplc="9D984A62">
      <w:start w:val="1"/>
      <w:numFmt w:val="lowerLetter"/>
      <w:lvlText w:val="%2."/>
      <w:lvlJc w:val="left"/>
      <w:pPr>
        <w:ind w:left="1440" w:hanging="360"/>
      </w:pPr>
      <w:rPr>
        <w:b w:val="0"/>
      </w:rPr>
    </w:lvl>
    <w:lvl w:ilvl="2" w:tplc="1512A828">
      <w:start w:val="1"/>
      <w:numFmt w:val="lowerRoman"/>
      <w:lvlText w:val="%3."/>
      <w:lvlJc w:val="right"/>
      <w:pPr>
        <w:ind w:left="216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051A94"/>
    <w:multiLevelType w:val="hybridMultilevel"/>
    <w:tmpl w:val="05E8D8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562967"/>
    <w:multiLevelType w:val="hybridMultilevel"/>
    <w:tmpl w:val="8CECB292"/>
    <w:lvl w:ilvl="0" w:tplc="52144F26">
      <w:start w:val="1"/>
      <w:numFmt w:val="decimal"/>
      <w:lvlText w:val="%1."/>
      <w:lvlJc w:val="left"/>
      <w:pPr>
        <w:ind w:left="720" w:hanging="360"/>
      </w:pPr>
      <w:rPr>
        <w:b w:val="0"/>
      </w:rPr>
    </w:lvl>
    <w:lvl w:ilvl="1" w:tplc="9D984A62">
      <w:start w:val="1"/>
      <w:numFmt w:val="lowerLetter"/>
      <w:lvlText w:val="%2."/>
      <w:lvlJc w:val="left"/>
      <w:pPr>
        <w:ind w:left="1440" w:hanging="360"/>
      </w:pPr>
      <w:rPr>
        <w:b w:val="0"/>
      </w:rPr>
    </w:lvl>
    <w:lvl w:ilvl="2" w:tplc="1512A828">
      <w:start w:val="1"/>
      <w:numFmt w:val="lowerRoman"/>
      <w:lvlText w:val="%3."/>
      <w:lvlJc w:val="right"/>
      <w:pPr>
        <w:ind w:left="216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0A09D2"/>
    <w:multiLevelType w:val="multilevel"/>
    <w:tmpl w:val="DE285E1C"/>
    <w:lvl w:ilvl="0">
      <w:start w:val="98"/>
      <w:numFmt w:val="decimal"/>
      <w:lvlText w:val="%1"/>
      <w:lvlJc w:val="left"/>
      <w:pPr>
        <w:ind w:left="660" w:hanging="660"/>
      </w:pPr>
      <w:rPr>
        <w:rFonts w:hint="default"/>
      </w:rPr>
    </w:lvl>
    <w:lvl w:ilvl="1">
      <w:start w:val="425"/>
      <w:numFmt w:val="decimal"/>
      <w:lvlText w:val="%1.%2"/>
      <w:lvlJc w:val="left"/>
      <w:pPr>
        <w:ind w:left="2100" w:hanging="6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6" w15:restartNumberingAfterBreak="0">
    <w:nsid w:val="2B6A32C0"/>
    <w:multiLevelType w:val="hybridMultilevel"/>
    <w:tmpl w:val="E0BE79B0"/>
    <w:lvl w:ilvl="0" w:tplc="52144F26">
      <w:start w:val="1"/>
      <w:numFmt w:val="decimal"/>
      <w:lvlText w:val="%1."/>
      <w:lvlJc w:val="left"/>
      <w:pPr>
        <w:ind w:left="720" w:hanging="360"/>
      </w:pPr>
      <w:rPr>
        <w:b w:val="0"/>
      </w:rPr>
    </w:lvl>
    <w:lvl w:ilvl="1" w:tplc="9D984A62">
      <w:start w:val="1"/>
      <w:numFmt w:val="lowerLetter"/>
      <w:lvlText w:val="%2."/>
      <w:lvlJc w:val="left"/>
      <w:pPr>
        <w:ind w:left="1440" w:hanging="360"/>
      </w:pPr>
      <w:rPr>
        <w:b w:val="0"/>
      </w:rPr>
    </w:lvl>
    <w:lvl w:ilvl="2" w:tplc="1512A828">
      <w:start w:val="1"/>
      <w:numFmt w:val="lowerRoman"/>
      <w:lvlText w:val="%3."/>
      <w:lvlJc w:val="right"/>
      <w:pPr>
        <w:ind w:left="216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B515FF"/>
    <w:multiLevelType w:val="hybridMultilevel"/>
    <w:tmpl w:val="36D6FD8A"/>
    <w:lvl w:ilvl="0" w:tplc="52144F26">
      <w:start w:val="1"/>
      <w:numFmt w:val="decimal"/>
      <w:lvlText w:val="%1."/>
      <w:lvlJc w:val="left"/>
      <w:pPr>
        <w:ind w:left="720" w:hanging="360"/>
      </w:pPr>
      <w:rPr>
        <w:b w:val="0"/>
      </w:rPr>
    </w:lvl>
    <w:lvl w:ilvl="1" w:tplc="9D984A6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4D5BE7"/>
    <w:multiLevelType w:val="hybridMultilevel"/>
    <w:tmpl w:val="8CECB292"/>
    <w:lvl w:ilvl="0" w:tplc="52144F26">
      <w:start w:val="1"/>
      <w:numFmt w:val="decimal"/>
      <w:lvlText w:val="%1."/>
      <w:lvlJc w:val="left"/>
      <w:pPr>
        <w:ind w:left="720" w:hanging="360"/>
      </w:pPr>
      <w:rPr>
        <w:b w:val="0"/>
      </w:rPr>
    </w:lvl>
    <w:lvl w:ilvl="1" w:tplc="9D984A62">
      <w:start w:val="1"/>
      <w:numFmt w:val="lowerLetter"/>
      <w:lvlText w:val="%2."/>
      <w:lvlJc w:val="left"/>
      <w:pPr>
        <w:ind w:left="1440" w:hanging="360"/>
      </w:pPr>
      <w:rPr>
        <w:b w:val="0"/>
      </w:rPr>
    </w:lvl>
    <w:lvl w:ilvl="2" w:tplc="1512A828">
      <w:start w:val="1"/>
      <w:numFmt w:val="lowerRoman"/>
      <w:lvlText w:val="%3."/>
      <w:lvlJc w:val="right"/>
      <w:pPr>
        <w:ind w:left="216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AC021B"/>
    <w:multiLevelType w:val="hybridMultilevel"/>
    <w:tmpl w:val="8CECB292"/>
    <w:lvl w:ilvl="0" w:tplc="52144F26">
      <w:start w:val="1"/>
      <w:numFmt w:val="decimal"/>
      <w:lvlText w:val="%1."/>
      <w:lvlJc w:val="left"/>
      <w:pPr>
        <w:ind w:left="720" w:hanging="360"/>
      </w:pPr>
      <w:rPr>
        <w:b w:val="0"/>
      </w:rPr>
    </w:lvl>
    <w:lvl w:ilvl="1" w:tplc="9D984A62">
      <w:start w:val="1"/>
      <w:numFmt w:val="lowerLetter"/>
      <w:lvlText w:val="%2."/>
      <w:lvlJc w:val="left"/>
      <w:pPr>
        <w:ind w:left="1440" w:hanging="360"/>
      </w:pPr>
      <w:rPr>
        <w:b w:val="0"/>
      </w:rPr>
    </w:lvl>
    <w:lvl w:ilvl="2" w:tplc="1512A828">
      <w:start w:val="1"/>
      <w:numFmt w:val="lowerRoman"/>
      <w:lvlText w:val="%3."/>
      <w:lvlJc w:val="right"/>
      <w:pPr>
        <w:ind w:left="216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782D8F"/>
    <w:multiLevelType w:val="hybridMultilevel"/>
    <w:tmpl w:val="05E8D8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914469"/>
    <w:multiLevelType w:val="hybridMultilevel"/>
    <w:tmpl w:val="17685658"/>
    <w:lvl w:ilvl="0" w:tplc="C2FA69BE">
      <w:start w:val="1"/>
      <w:numFmt w:val="decimal"/>
      <w:lvlText w:val="%1."/>
      <w:lvlJc w:val="left"/>
      <w:pPr>
        <w:ind w:left="720" w:hanging="360"/>
      </w:pPr>
      <w:rPr>
        <w:b w:val="0"/>
        <w:i w:val="0"/>
      </w:rPr>
    </w:lvl>
    <w:lvl w:ilvl="1" w:tplc="9D984A62">
      <w:start w:val="1"/>
      <w:numFmt w:val="lowerLetter"/>
      <w:lvlText w:val="%2."/>
      <w:lvlJc w:val="left"/>
      <w:pPr>
        <w:ind w:left="1440" w:hanging="360"/>
      </w:pPr>
      <w:rPr>
        <w:b w:val="0"/>
      </w:rPr>
    </w:lvl>
    <w:lvl w:ilvl="2" w:tplc="1512A828">
      <w:start w:val="1"/>
      <w:numFmt w:val="lowerRoman"/>
      <w:lvlText w:val="%3."/>
      <w:lvlJc w:val="right"/>
      <w:pPr>
        <w:ind w:left="216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2579B2"/>
    <w:multiLevelType w:val="hybridMultilevel"/>
    <w:tmpl w:val="17685658"/>
    <w:lvl w:ilvl="0" w:tplc="C2FA69BE">
      <w:start w:val="1"/>
      <w:numFmt w:val="decimal"/>
      <w:lvlText w:val="%1."/>
      <w:lvlJc w:val="left"/>
      <w:pPr>
        <w:ind w:left="720" w:hanging="360"/>
      </w:pPr>
      <w:rPr>
        <w:b w:val="0"/>
        <w:i w:val="0"/>
      </w:rPr>
    </w:lvl>
    <w:lvl w:ilvl="1" w:tplc="9D984A62">
      <w:start w:val="1"/>
      <w:numFmt w:val="lowerLetter"/>
      <w:lvlText w:val="%2."/>
      <w:lvlJc w:val="left"/>
      <w:pPr>
        <w:ind w:left="1440" w:hanging="360"/>
      </w:pPr>
      <w:rPr>
        <w:b w:val="0"/>
      </w:rPr>
    </w:lvl>
    <w:lvl w:ilvl="2" w:tplc="1512A828">
      <w:start w:val="1"/>
      <w:numFmt w:val="lowerRoman"/>
      <w:lvlText w:val="%3."/>
      <w:lvlJc w:val="right"/>
      <w:pPr>
        <w:ind w:left="216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D07FF8"/>
    <w:multiLevelType w:val="hybridMultilevel"/>
    <w:tmpl w:val="3612A7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C64703"/>
    <w:multiLevelType w:val="hybridMultilevel"/>
    <w:tmpl w:val="04F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E1680A"/>
    <w:multiLevelType w:val="hybridMultilevel"/>
    <w:tmpl w:val="36D6FD8A"/>
    <w:lvl w:ilvl="0" w:tplc="52144F26">
      <w:start w:val="1"/>
      <w:numFmt w:val="decimal"/>
      <w:lvlText w:val="%1."/>
      <w:lvlJc w:val="left"/>
      <w:pPr>
        <w:ind w:left="720" w:hanging="360"/>
      </w:pPr>
      <w:rPr>
        <w:b w:val="0"/>
      </w:rPr>
    </w:lvl>
    <w:lvl w:ilvl="1" w:tplc="9D984A6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D448F4"/>
    <w:multiLevelType w:val="hybridMultilevel"/>
    <w:tmpl w:val="28D6F7E4"/>
    <w:lvl w:ilvl="0" w:tplc="52144F26">
      <w:start w:val="1"/>
      <w:numFmt w:val="decimal"/>
      <w:lvlText w:val="%1."/>
      <w:lvlJc w:val="left"/>
      <w:pPr>
        <w:ind w:left="720" w:hanging="360"/>
      </w:pPr>
      <w:rPr>
        <w:b w:val="0"/>
      </w:rPr>
    </w:lvl>
    <w:lvl w:ilvl="1" w:tplc="9D984A6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B968EE"/>
    <w:multiLevelType w:val="hybridMultilevel"/>
    <w:tmpl w:val="FEDAAEB8"/>
    <w:lvl w:ilvl="0" w:tplc="3EEC78E4">
      <w:start w:val="1"/>
      <w:numFmt w:val="decimal"/>
      <w:lvlText w:val="%1."/>
      <w:lvlJc w:val="left"/>
      <w:pPr>
        <w:ind w:left="720" w:hanging="360"/>
      </w:pPr>
      <w:rPr>
        <w:b w:val="0"/>
        <w:i w:val="0"/>
      </w:rPr>
    </w:lvl>
    <w:lvl w:ilvl="1" w:tplc="7626EE78">
      <w:start w:val="1"/>
      <w:numFmt w:val="lowerLetter"/>
      <w:lvlText w:val="%2."/>
      <w:lvlJc w:val="left"/>
      <w:pPr>
        <w:ind w:left="1440" w:hanging="360"/>
      </w:pPr>
      <w:rPr>
        <w:b w:val="0"/>
        <w:i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CA7C44"/>
    <w:multiLevelType w:val="hybridMultilevel"/>
    <w:tmpl w:val="3610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C56CD5"/>
    <w:multiLevelType w:val="hybridMultilevel"/>
    <w:tmpl w:val="0DB2E0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5"/>
  </w:num>
  <w:num w:numId="3">
    <w:abstractNumId w:val="8"/>
  </w:num>
  <w:num w:numId="4">
    <w:abstractNumId w:val="17"/>
  </w:num>
  <w:num w:numId="5">
    <w:abstractNumId w:val="16"/>
  </w:num>
  <w:num w:numId="6">
    <w:abstractNumId w:val="10"/>
  </w:num>
  <w:num w:numId="7">
    <w:abstractNumId w:val="3"/>
  </w:num>
  <w:num w:numId="8">
    <w:abstractNumId w:val="19"/>
  </w:num>
  <w:num w:numId="9">
    <w:abstractNumId w:val="14"/>
  </w:num>
  <w:num w:numId="10">
    <w:abstractNumId w:val="18"/>
  </w:num>
  <w:num w:numId="11">
    <w:abstractNumId w:val="13"/>
  </w:num>
  <w:num w:numId="12">
    <w:abstractNumId w:val="0"/>
  </w:num>
  <w:num w:numId="13">
    <w:abstractNumId w:val="12"/>
  </w:num>
  <w:num w:numId="14">
    <w:abstractNumId w:val="11"/>
  </w:num>
  <w:num w:numId="15">
    <w:abstractNumId w:val="4"/>
  </w:num>
  <w:num w:numId="16">
    <w:abstractNumId w:val="1"/>
  </w:num>
  <w:num w:numId="17">
    <w:abstractNumId w:val="2"/>
  </w:num>
  <w:num w:numId="18">
    <w:abstractNumId w:val="5"/>
  </w:num>
  <w:num w:numId="19">
    <w:abstractNumId w:val="9"/>
  </w:num>
  <w:num w:numId="20">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D39"/>
    <w:rsid w:val="000006DC"/>
    <w:rsid w:val="00000F14"/>
    <w:rsid w:val="00001AD0"/>
    <w:rsid w:val="000055F1"/>
    <w:rsid w:val="00005D10"/>
    <w:rsid w:val="00005D4E"/>
    <w:rsid w:val="00005DB1"/>
    <w:rsid w:val="000074CF"/>
    <w:rsid w:val="00010043"/>
    <w:rsid w:val="0001038F"/>
    <w:rsid w:val="000109BF"/>
    <w:rsid w:val="000138D5"/>
    <w:rsid w:val="00013A8B"/>
    <w:rsid w:val="00013D4B"/>
    <w:rsid w:val="000140C7"/>
    <w:rsid w:val="00015010"/>
    <w:rsid w:val="00015108"/>
    <w:rsid w:val="000204E5"/>
    <w:rsid w:val="0002483B"/>
    <w:rsid w:val="00025A70"/>
    <w:rsid w:val="00027434"/>
    <w:rsid w:val="00030DA3"/>
    <w:rsid w:val="00031342"/>
    <w:rsid w:val="00031578"/>
    <w:rsid w:val="00032258"/>
    <w:rsid w:val="000333EF"/>
    <w:rsid w:val="000356C6"/>
    <w:rsid w:val="00037653"/>
    <w:rsid w:val="00037762"/>
    <w:rsid w:val="00041820"/>
    <w:rsid w:val="00041CC9"/>
    <w:rsid w:val="0004246F"/>
    <w:rsid w:val="00042546"/>
    <w:rsid w:val="00042F78"/>
    <w:rsid w:val="00042FA5"/>
    <w:rsid w:val="000452D8"/>
    <w:rsid w:val="00045427"/>
    <w:rsid w:val="000457CF"/>
    <w:rsid w:val="00045EB7"/>
    <w:rsid w:val="0004653F"/>
    <w:rsid w:val="000477EE"/>
    <w:rsid w:val="00051755"/>
    <w:rsid w:val="00051858"/>
    <w:rsid w:val="00051AED"/>
    <w:rsid w:val="00051FC4"/>
    <w:rsid w:val="000526CB"/>
    <w:rsid w:val="000542FD"/>
    <w:rsid w:val="00054417"/>
    <w:rsid w:val="00054F68"/>
    <w:rsid w:val="0005558B"/>
    <w:rsid w:val="00055D10"/>
    <w:rsid w:val="0005606A"/>
    <w:rsid w:val="000564C6"/>
    <w:rsid w:val="00061892"/>
    <w:rsid w:val="000623C8"/>
    <w:rsid w:val="000648D7"/>
    <w:rsid w:val="00065FC5"/>
    <w:rsid w:val="00067A12"/>
    <w:rsid w:val="00067A7F"/>
    <w:rsid w:val="00067EAC"/>
    <w:rsid w:val="000703E6"/>
    <w:rsid w:val="00070AB7"/>
    <w:rsid w:val="00070F05"/>
    <w:rsid w:val="00071ED4"/>
    <w:rsid w:val="00071EE1"/>
    <w:rsid w:val="00071F3A"/>
    <w:rsid w:val="00073F12"/>
    <w:rsid w:val="000749A7"/>
    <w:rsid w:val="00076BD9"/>
    <w:rsid w:val="00077FF2"/>
    <w:rsid w:val="00080EF9"/>
    <w:rsid w:val="000814BE"/>
    <w:rsid w:val="0008209A"/>
    <w:rsid w:val="00082879"/>
    <w:rsid w:val="00082D9E"/>
    <w:rsid w:val="0008302C"/>
    <w:rsid w:val="00083615"/>
    <w:rsid w:val="00083E30"/>
    <w:rsid w:val="00084F33"/>
    <w:rsid w:val="000852B8"/>
    <w:rsid w:val="00085304"/>
    <w:rsid w:val="000878F1"/>
    <w:rsid w:val="00091B22"/>
    <w:rsid w:val="00092CA6"/>
    <w:rsid w:val="00093116"/>
    <w:rsid w:val="00093CC1"/>
    <w:rsid w:val="000A094A"/>
    <w:rsid w:val="000A0A09"/>
    <w:rsid w:val="000A1333"/>
    <w:rsid w:val="000A4214"/>
    <w:rsid w:val="000A4E41"/>
    <w:rsid w:val="000A5658"/>
    <w:rsid w:val="000A6A1C"/>
    <w:rsid w:val="000B323F"/>
    <w:rsid w:val="000B42FC"/>
    <w:rsid w:val="000B4488"/>
    <w:rsid w:val="000B5E86"/>
    <w:rsid w:val="000B6157"/>
    <w:rsid w:val="000B61D3"/>
    <w:rsid w:val="000B65CF"/>
    <w:rsid w:val="000B6A43"/>
    <w:rsid w:val="000B6ABC"/>
    <w:rsid w:val="000C06DE"/>
    <w:rsid w:val="000C0948"/>
    <w:rsid w:val="000C2E6E"/>
    <w:rsid w:val="000C3912"/>
    <w:rsid w:val="000C6B55"/>
    <w:rsid w:val="000C6BE5"/>
    <w:rsid w:val="000C6D14"/>
    <w:rsid w:val="000C7FDB"/>
    <w:rsid w:val="000D3253"/>
    <w:rsid w:val="000D7DC1"/>
    <w:rsid w:val="000E194C"/>
    <w:rsid w:val="000E1FB6"/>
    <w:rsid w:val="000E25AA"/>
    <w:rsid w:val="000E3EB4"/>
    <w:rsid w:val="000E464E"/>
    <w:rsid w:val="000E4DB8"/>
    <w:rsid w:val="000E725F"/>
    <w:rsid w:val="000F069D"/>
    <w:rsid w:val="000F2A73"/>
    <w:rsid w:val="000F2FBD"/>
    <w:rsid w:val="000F3818"/>
    <w:rsid w:val="000F42BC"/>
    <w:rsid w:val="000F46B8"/>
    <w:rsid w:val="000F4B8A"/>
    <w:rsid w:val="000F5D1F"/>
    <w:rsid w:val="000F7D02"/>
    <w:rsid w:val="00100492"/>
    <w:rsid w:val="001016F4"/>
    <w:rsid w:val="00101BF3"/>
    <w:rsid w:val="00102CE6"/>
    <w:rsid w:val="00102EFB"/>
    <w:rsid w:val="001040C9"/>
    <w:rsid w:val="00105351"/>
    <w:rsid w:val="00105F56"/>
    <w:rsid w:val="0010633D"/>
    <w:rsid w:val="001067F0"/>
    <w:rsid w:val="00107060"/>
    <w:rsid w:val="001070C8"/>
    <w:rsid w:val="00110A91"/>
    <w:rsid w:val="00111184"/>
    <w:rsid w:val="001119AF"/>
    <w:rsid w:val="00111B6C"/>
    <w:rsid w:val="00113154"/>
    <w:rsid w:val="0011390C"/>
    <w:rsid w:val="00113C85"/>
    <w:rsid w:val="0011439F"/>
    <w:rsid w:val="0011477A"/>
    <w:rsid w:val="0011518A"/>
    <w:rsid w:val="00115DE5"/>
    <w:rsid w:val="001172E4"/>
    <w:rsid w:val="001229C5"/>
    <w:rsid w:val="00122B7B"/>
    <w:rsid w:val="00122DC6"/>
    <w:rsid w:val="00125502"/>
    <w:rsid w:val="001255A2"/>
    <w:rsid w:val="00125678"/>
    <w:rsid w:val="00125743"/>
    <w:rsid w:val="0012580E"/>
    <w:rsid w:val="00125C71"/>
    <w:rsid w:val="00130816"/>
    <w:rsid w:val="00130F9A"/>
    <w:rsid w:val="00134057"/>
    <w:rsid w:val="00134B02"/>
    <w:rsid w:val="001364C4"/>
    <w:rsid w:val="00136944"/>
    <w:rsid w:val="00140912"/>
    <w:rsid w:val="00140F3E"/>
    <w:rsid w:val="00141928"/>
    <w:rsid w:val="00142B04"/>
    <w:rsid w:val="00144075"/>
    <w:rsid w:val="00144094"/>
    <w:rsid w:val="0014499A"/>
    <w:rsid w:val="00144CB5"/>
    <w:rsid w:val="001452E2"/>
    <w:rsid w:val="0014738B"/>
    <w:rsid w:val="001505BA"/>
    <w:rsid w:val="00150E36"/>
    <w:rsid w:val="001514BD"/>
    <w:rsid w:val="00152378"/>
    <w:rsid w:val="0015467E"/>
    <w:rsid w:val="00154732"/>
    <w:rsid w:val="00154BD2"/>
    <w:rsid w:val="00156128"/>
    <w:rsid w:val="0015709D"/>
    <w:rsid w:val="0016096D"/>
    <w:rsid w:val="00162B9E"/>
    <w:rsid w:val="001637AD"/>
    <w:rsid w:val="0016412B"/>
    <w:rsid w:val="00164215"/>
    <w:rsid w:val="001647E8"/>
    <w:rsid w:val="00165E7A"/>
    <w:rsid w:val="0016657B"/>
    <w:rsid w:val="00166E5A"/>
    <w:rsid w:val="00167E42"/>
    <w:rsid w:val="0017217C"/>
    <w:rsid w:val="001732EA"/>
    <w:rsid w:val="00173889"/>
    <w:rsid w:val="00176B67"/>
    <w:rsid w:val="00176DFA"/>
    <w:rsid w:val="0017743B"/>
    <w:rsid w:val="00177FAE"/>
    <w:rsid w:val="00183A01"/>
    <w:rsid w:val="00184B29"/>
    <w:rsid w:val="00184CDD"/>
    <w:rsid w:val="001851FF"/>
    <w:rsid w:val="00185535"/>
    <w:rsid w:val="00186157"/>
    <w:rsid w:val="00186B4D"/>
    <w:rsid w:val="00186F9F"/>
    <w:rsid w:val="001918D7"/>
    <w:rsid w:val="00192A03"/>
    <w:rsid w:val="00192E06"/>
    <w:rsid w:val="00194898"/>
    <w:rsid w:val="001959A8"/>
    <w:rsid w:val="00195A6C"/>
    <w:rsid w:val="0019666F"/>
    <w:rsid w:val="0019690F"/>
    <w:rsid w:val="001A14F5"/>
    <w:rsid w:val="001A177B"/>
    <w:rsid w:val="001A20E9"/>
    <w:rsid w:val="001A49C5"/>
    <w:rsid w:val="001A49C9"/>
    <w:rsid w:val="001A4EFB"/>
    <w:rsid w:val="001A6076"/>
    <w:rsid w:val="001B041F"/>
    <w:rsid w:val="001B07CF"/>
    <w:rsid w:val="001B1027"/>
    <w:rsid w:val="001B404A"/>
    <w:rsid w:val="001B563D"/>
    <w:rsid w:val="001B5D6E"/>
    <w:rsid w:val="001B5F3E"/>
    <w:rsid w:val="001B614A"/>
    <w:rsid w:val="001B64F3"/>
    <w:rsid w:val="001B6DA0"/>
    <w:rsid w:val="001B7767"/>
    <w:rsid w:val="001C1369"/>
    <w:rsid w:val="001C373D"/>
    <w:rsid w:val="001C4CC7"/>
    <w:rsid w:val="001C5951"/>
    <w:rsid w:val="001C6036"/>
    <w:rsid w:val="001C71A7"/>
    <w:rsid w:val="001D000F"/>
    <w:rsid w:val="001D007B"/>
    <w:rsid w:val="001D017E"/>
    <w:rsid w:val="001D24CA"/>
    <w:rsid w:val="001D474E"/>
    <w:rsid w:val="001D5040"/>
    <w:rsid w:val="001E08B4"/>
    <w:rsid w:val="001E15E4"/>
    <w:rsid w:val="001E1887"/>
    <w:rsid w:val="001E1CB9"/>
    <w:rsid w:val="001E28EB"/>
    <w:rsid w:val="001E4C5B"/>
    <w:rsid w:val="001E5B0C"/>
    <w:rsid w:val="001E7819"/>
    <w:rsid w:val="001E7B3F"/>
    <w:rsid w:val="001F0ACC"/>
    <w:rsid w:val="001F2210"/>
    <w:rsid w:val="001F2552"/>
    <w:rsid w:val="001F2854"/>
    <w:rsid w:val="001F364F"/>
    <w:rsid w:val="001F583C"/>
    <w:rsid w:val="001F71CE"/>
    <w:rsid w:val="002005CB"/>
    <w:rsid w:val="00201A5F"/>
    <w:rsid w:val="002027BA"/>
    <w:rsid w:val="0020282F"/>
    <w:rsid w:val="00202AFA"/>
    <w:rsid w:val="00204440"/>
    <w:rsid w:val="00206DBB"/>
    <w:rsid w:val="002117E7"/>
    <w:rsid w:val="002131CA"/>
    <w:rsid w:val="0021612A"/>
    <w:rsid w:val="002169F7"/>
    <w:rsid w:val="00217215"/>
    <w:rsid w:val="002207FF"/>
    <w:rsid w:val="00222D4D"/>
    <w:rsid w:val="00223758"/>
    <w:rsid w:val="002246B8"/>
    <w:rsid w:val="00227900"/>
    <w:rsid w:val="00227996"/>
    <w:rsid w:val="0023112D"/>
    <w:rsid w:val="00231D91"/>
    <w:rsid w:val="0023219B"/>
    <w:rsid w:val="00232506"/>
    <w:rsid w:val="002325D1"/>
    <w:rsid w:val="00233272"/>
    <w:rsid w:val="00233821"/>
    <w:rsid w:val="00235608"/>
    <w:rsid w:val="00235814"/>
    <w:rsid w:val="00237772"/>
    <w:rsid w:val="00240F4F"/>
    <w:rsid w:val="002413C7"/>
    <w:rsid w:val="002414BF"/>
    <w:rsid w:val="002421F0"/>
    <w:rsid w:val="0024319B"/>
    <w:rsid w:val="0024430D"/>
    <w:rsid w:val="00244422"/>
    <w:rsid w:val="00244C90"/>
    <w:rsid w:val="00245C42"/>
    <w:rsid w:val="00246461"/>
    <w:rsid w:val="00246573"/>
    <w:rsid w:val="00246E09"/>
    <w:rsid w:val="002474C6"/>
    <w:rsid w:val="00250D15"/>
    <w:rsid w:val="00250EBA"/>
    <w:rsid w:val="002510E8"/>
    <w:rsid w:val="00251ACE"/>
    <w:rsid w:val="00251B82"/>
    <w:rsid w:val="00251BE3"/>
    <w:rsid w:val="002525E9"/>
    <w:rsid w:val="002532A9"/>
    <w:rsid w:val="0025378F"/>
    <w:rsid w:val="002540A8"/>
    <w:rsid w:val="00254860"/>
    <w:rsid w:val="00255CF6"/>
    <w:rsid w:val="00256C8B"/>
    <w:rsid w:val="002576F8"/>
    <w:rsid w:val="002601BA"/>
    <w:rsid w:val="0026064A"/>
    <w:rsid w:val="00260E3F"/>
    <w:rsid w:val="0026169C"/>
    <w:rsid w:val="002629D4"/>
    <w:rsid w:val="00262C51"/>
    <w:rsid w:val="00263149"/>
    <w:rsid w:val="00270BDB"/>
    <w:rsid w:val="00270E26"/>
    <w:rsid w:val="00272EA8"/>
    <w:rsid w:val="00272F94"/>
    <w:rsid w:val="002736E8"/>
    <w:rsid w:val="002744AA"/>
    <w:rsid w:val="00275D8B"/>
    <w:rsid w:val="00276739"/>
    <w:rsid w:val="0028090D"/>
    <w:rsid w:val="002809FF"/>
    <w:rsid w:val="00282799"/>
    <w:rsid w:val="00282940"/>
    <w:rsid w:val="00282FBE"/>
    <w:rsid w:val="00283E58"/>
    <w:rsid w:val="00285215"/>
    <w:rsid w:val="002859F6"/>
    <w:rsid w:val="00285C6E"/>
    <w:rsid w:val="002867DC"/>
    <w:rsid w:val="00290CA0"/>
    <w:rsid w:val="00291FA2"/>
    <w:rsid w:val="002939DD"/>
    <w:rsid w:val="00294B9E"/>
    <w:rsid w:val="002968A3"/>
    <w:rsid w:val="0029788A"/>
    <w:rsid w:val="00297CAB"/>
    <w:rsid w:val="002A0F33"/>
    <w:rsid w:val="002A12AE"/>
    <w:rsid w:val="002A19E6"/>
    <w:rsid w:val="002A31AB"/>
    <w:rsid w:val="002A5635"/>
    <w:rsid w:val="002B0863"/>
    <w:rsid w:val="002B1316"/>
    <w:rsid w:val="002B148E"/>
    <w:rsid w:val="002B176B"/>
    <w:rsid w:val="002B1AD3"/>
    <w:rsid w:val="002B3EA7"/>
    <w:rsid w:val="002B4D91"/>
    <w:rsid w:val="002B4E30"/>
    <w:rsid w:val="002B69C2"/>
    <w:rsid w:val="002C039C"/>
    <w:rsid w:val="002C085B"/>
    <w:rsid w:val="002C090B"/>
    <w:rsid w:val="002C0ADD"/>
    <w:rsid w:val="002C1D1F"/>
    <w:rsid w:val="002C3E68"/>
    <w:rsid w:val="002C4730"/>
    <w:rsid w:val="002C52C0"/>
    <w:rsid w:val="002C54EA"/>
    <w:rsid w:val="002C6BD3"/>
    <w:rsid w:val="002C6DA7"/>
    <w:rsid w:val="002C6DE9"/>
    <w:rsid w:val="002C770B"/>
    <w:rsid w:val="002D1636"/>
    <w:rsid w:val="002D1DD7"/>
    <w:rsid w:val="002D264E"/>
    <w:rsid w:val="002D39BC"/>
    <w:rsid w:val="002D54AD"/>
    <w:rsid w:val="002D60B8"/>
    <w:rsid w:val="002D64FC"/>
    <w:rsid w:val="002E1599"/>
    <w:rsid w:val="002E17B1"/>
    <w:rsid w:val="002E29E1"/>
    <w:rsid w:val="002E421E"/>
    <w:rsid w:val="002E4352"/>
    <w:rsid w:val="002E45DD"/>
    <w:rsid w:val="002E4B50"/>
    <w:rsid w:val="002E701A"/>
    <w:rsid w:val="002E73C3"/>
    <w:rsid w:val="002E7555"/>
    <w:rsid w:val="002E77FD"/>
    <w:rsid w:val="002F16C0"/>
    <w:rsid w:val="002F1801"/>
    <w:rsid w:val="002F33E4"/>
    <w:rsid w:val="002F3C62"/>
    <w:rsid w:val="002F5DFD"/>
    <w:rsid w:val="002F6820"/>
    <w:rsid w:val="0030157C"/>
    <w:rsid w:val="00301712"/>
    <w:rsid w:val="0030388B"/>
    <w:rsid w:val="00303DBA"/>
    <w:rsid w:val="0030459F"/>
    <w:rsid w:val="00305844"/>
    <w:rsid w:val="00306D7D"/>
    <w:rsid w:val="00310836"/>
    <w:rsid w:val="0031252C"/>
    <w:rsid w:val="0031297A"/>
    <w:rsid w:val="00313E19"/>
    <w:rsid w:val="0031408F"/>
    <w:rsid w:val="00314285"/>
    <w:rsid w:val="00314685"/>
    <w:rsid w:val="003175B6"/>
    <w:rsid w:val="003178A1"/>
    <w:rsid w:val="00317A8D"/>
    <w:rsid w:val="0032042D"/>
    <w:rsid w:val="00320488"/>
    <w:rsid w:val="00321E83"/>
    <w:rsid w:val="00323867"/>
    <w:rsid w:val="00325018"/>
    <w:rsid w:val="00325043"/>
    <w:rsid w:val="00325834"/>
    <w:rsid w:val="00325B4A"/>
    <w:rsid w:val="00325C28"/>
    <w:rsid w:val="00326AF5"/>
    <w:rsid w:val="00326BDC"/>
    <w:rsid w:val="0033018E"/>
    <w:rsid w:val="003302CE"/>
    <w:rsid w:val="0033062D"/>
    <w:rsid w:val="00332F15"/>
    <w:rsid w:val="0033327D"/>
    <w:rsid w:val="0033434C"/>
    <w:rsid w:val="00334A23"/>
    <w:rsid w:val="00335B66"/>
    <w:rsid w:val="003366F4"/>
    <w:rsid w:val="003368AB"/>
    <w:rsid w:val="00336C5A"/>
    <w:rsid w:val="00336E9C"/>
    <w:rsid w:val="00337AAF"/>
    <w:rsid w:val="003424EC"/>
    <w:rsid w:val="00342A73"/>
    <w:rsid w:val="00346E29"/>
    <w:rsid w:val="00353065"/>
    <w:rsid w:val="0035499C"/>
    <w:rsid w:val="00354E81"/>
    <w:rsid w:val="00356A5F"/>
    <w:rsid w:val="00356CAF"/>
    <w:rsid w:val="00360A6F"/>
    <w:rsid w:val="00361FF0"/>
    <w:rsid w:val="00363182"/>
    <w:rsid w:val="00363B89"/>
    <w:rsid w:val="00364379"/>
    <w:rsid w:val="00365693"/>
    <w:rsid w:val="003660CC"/>
    <w:rsid w:val="0036641B"/>
    <w:rsid w:val="00366A3F"/>
    <w:rsid w:val="00370013"/>
    <w:rsid w:val="00370291"/>
    <w:rsid w:val="003711FF"/>
    <w:rsid w:val="003713BF"/>
    <w:rsid w:val="0037157F"/>
    <w:rsid w:val="003718A1"/>
    <w:rsid w:val="00371DF6"/>
    <w:rsid w:val="00372993"/>
    <w:rsid w:val="003762E2"/>
    <w:rsid w:val="003763DB"/>
    <w:rsid w:val="003775C0"/>
    <w:rsid w:val="00377A43"/>
    <w:rsid w:val="00377BDC"/>
    <w:rsid w:val="00380CF9"/>
    <w:rsid w:val="00380F3A"/>
    <w:rsid w:val="003817CF"/>
    <w:rsid w:val="003848BB"/>
    <w:rsid w:val="003850E4"/>
    <w:rsid w:val="003857F8"/>
    <w:rsid w:val="003879EE"/>
    <w:rsid w:val="003879F0"/>
    <w:rsid w:val="00390EBD"/>
    <w:rsid w:val="00390FA2"/>
    <w:rsid w:val="00392797"/>
    <w:rsid w:val="00393D46"/>
    <w:rsid w:val="00394EC9"/>
    <w:rsid w:val="00395717"/>
    <w:rsid w:val="00395945"/>
    <w:rsid w:val="003A01F6"/>
    <w:rsid w:val="003A185D"/>
    <w:rsid w:val="003A30BE"/>
    <w:rsid w:val="003A5A68"/>
    <w:rsid w:val="003A5E80"/>
    <w:rsid w:val="003B00B2"/>
    <w:rsid w:val="003B0964"/>
    <w:rsid w:val="003B0CF7"/>
    <w:rsid w:val="003B1727"/>
    <w:rsid w:val="003B2AB9"/>
    <w:rsid w:val="003B2DC3"/>
    <w:rsid w:val="003B3D46"/>
    <w:rsid w:val="003B3D59"/>
    <w:rsid w:val="003B48AB"/>
    <w:rsid w:val="003B61D4"/>
    <w:rsid w:val="003B6E9E"/>
    <w:rsid w:val="003B7A3B"/>
    <w:rsid w:val="003C10BF"/>
    <w:rsid w:val="003C2153"/>
    <w:rsid w:val="003C3C37"/>
    <w:rsid w:val="003C3D5A"/>
    <w:rsid w:val="003C4659"/>
    <w:rsid w:val="003C478B"/>
    <w:rsid w:val="003C6356"/>
    <w:rsid w:val="003D25CF"/>
    <w:rsid w:val="003D3808"/>
    <w:rsid w:val="003D49BE"/>
    <w:rsid w:val="003D5F5F"/>
    <w:rsid w:val="003D60B4"/>
    <w:rsid w:val="003D6E4F"/>
    <w:rsid w:val="003E1A3B"/>
    <w:rsid w:val="003E2E67"/>
    <w:rsid w:val="003E5C82"/>
    <w:rsid w:val="003E5D1A"/>
    <w:rsid w:val="003E70BC"/>
    <w:rsid w:val="003E7786"/>
    <w:rsid w:val="003E779F"/>
    <w:rsid w:val="003F03EC"/>
    <w:rsid w:val="003F1BA5"/>
    <w:rsid w:val="003F1F57"/>
    <w:rsid w:val="003F251A"/>
    <w:rsid w:val="003F3C1C"/>
    <w:rsid w:val="00400F9D"/>
    <w:rsid w:val="00402531"/>
    <w:rsid w:val="004033BC"/>
    <w:rsid w:val="0040402C"/>
    <w:rsid w:val="004045EB"/>
    <w:rsid w:val="004049C8"/>
    <w:rsid w:val="00404BF9"/>
    <w:rsid w:val="004055CB"/>
    <w:rsid w:val="00406449"/>
    <w:rsid w:val="00406E85"/>
    <w:rsid w:val="004075C0"/>
    <w:rsid w:val="00407A78"/>
    <w:rsid w:val="004106BE"/>
    <w:rsid w:val="00410B7B"/>
    <w:rsid w:val="00412610"/>
    <w:rsid w:val="004129D8"/>
    <w:rsid w:val="00413586"/>
    <w:rsid w:val="00415152"/>
    <w:rsid w:val="00416476"/>
    <w:rsid w:val="0041652B"/>
    <w:rsid w:val="00417ADB"/>
    <w:rsid w:val="00417E63"/>
    <w:rsid w:val="00420C0C"/>
    <w:rsid w:val="00421CD6"/>
    <w:rsid w:val="00424F9D"/>
    <w:rsid w:val="00425B5C"/>
    <w:rsid w:val="00425E86"/>
    <w:rsid w:val="004263B4"/>
    <w:rsid w:val="004278D1"/>
    <w:rsid w:val="0043065D"/>
    <w:rsid w:val="00430A99"/>
    <w:rsid w:val="00432F9D"/>
    <w:rsid w:val="00433AC8"/>
    <w:rsid w:val="0043640F"/>
    <w:rsid w:val="004364B1"/>
    <w:rsid w:val="00437996"/>
    <w:rsid w:val="00441617"/>
    <w:rsid w:val="00441AAA"/>
    <w:rsid w:val="00441AD5"/>
    <w:rsid w:val="004428A7"/>
    <w:rsid w:val="00443799"/>
    <w:rsid w:val="0044392B"/>
    <w:rsid w:val="004443F5"/>
    <w:rsid w:val="0044557A"/>
    <w:rsid w:val="004459AE"/>
    <w:rsid w:val="00446ECD"/>
    <w:rsid w:val="004528BF"/>
    <w:rsid w:val="0045326A"/>
    <w:rsid w:val="00454B73"/>
    <w:rsid w:val="00455457"/>
    <w:rsid w:val="0045678F"/>
    <w:rsid w:val="00460B98"/>
    <w:rsid w:val="00460C0D"/>
    <w:rsid w:val="00460DE3"/>
    <w:rsid w:val="0046205A"/>
    <w:rsid w:val="00462356"/>
    <w:rsid w:val="00466820"/>
    <w:rsid w:val="0047078D"/>
    <w:rsid w:val="0047083D"/>
    <w:rsid w:val="00471FBF"/>
    <w:rsid w:val="004743AB"/>
    <w:rsid w:val="004749F3"/>
    <w:rsid w:val="004754F6"/>
    <w:rsid w:val="0047799E"/>
    <w:rsid w:val="00477AA6"/>
    <w:rsid w:val="00477B0C"/>
    <w:rsid w:val="004802D3"/>
    <w:rsid w:val="004811E4"/>
    <w:rsid w:val="00482ACC"/>
    <w:rsid w:val="0049011A"/>
    <w:rsid w:val="0049096D"/>
    <w:rsid w:val="00490EBD"/>
    <w:rsid w:val="00491E39"/>
    <w:rsid w:val="00492091"/>
    <w:rsid w:val="00493D0B"/>
    <w:rsid w:val="004940D1"/>
    <w:rsid w:val="004952B1"/>
    <w:rsid w:val="0049538F"/>
    <w:rsid w:val="004964AB"/>
    <w:rsid w:val="00496BAC"/>
    <w:rsid w:val="00496E42"/>
    <w:rsid w:val="00497856"/>
    <w:rsid w:val="004A3053"/>
    <w:rsid w:val="004A318F"/>
    <w:rsid w:val="004A33D5"/>
    <w:rsid w:val="004A36B9"/>
    <w:rsid w:val="004A3B2A"/>
    <w:rsid w:val="004A543A"/>
    <w:rsid w:val="004A6661"/>
    <w:rsid w:val="004B06AE"/>
    <w:rsid w:val="004B16C4"/>
    <w:rsid w:val="004B5677"/>
    <w:rsid w:val="004B6395"/>
    <w:rsid w:val="004C2EDE"/>
    <w:rsid w:val="004C3019"/>
    <w:rsid w:val="004C6890"/>
    <w:rsid w:val="004C69F0"/>
    <w:rsid w:val="004C6C83"/>
    <w:rsid w:val="004C7626"/>
    <w:rsid w:val="004C7AE2"/>
    <w:rsid w:val="004D0420"/>
    <w:rsid w:val="004D1820"/>
    <w:rsid w:val="004D1BAE"/>
    <w:rsid w:val="004D203C"/>
    <w:rsid w:val="004D2A36"/>
    <w:rsid w:val="004D2A3E"/>
    <w:rsid w:val="004D43F0"/>
    <w:rsid w:val="004D4B81"/>
    <w:rsid w:val="004D6146"/>
    <w:rsid w:val="004E1FEF"/>
    <w:rsid w:val="004E2370"/>
    <w:rsid w:val="004E3002"/>
    <w:rsid w:val="004E3BFA"/>
    <w:rsid w:val="004E422B"/>
    <w:rsid w:val="004E452A"/>
    <w:rsid w:val="004E4727"/>
    <w:rsid w:val="004E4892"/>
    <w:rsid w:val="004E5C68"/>
    <w:rsid w:val="004E654D"/>
    <w:rsid w:val="004E67E7"/>
    <w:rsid w:val="004E6B67"/>
    <w:rsid w:val="004E7DA6"/>
    <w:rsid w:val="004F3A11"/>
    <w:rsid w:val="004F6772"/>
    <w:rsid w:val="004F7573"/>
    <w:rsid w:val="0050021A"/>
    <w:rsid w:val="00500498"/>
    <w:rsid w:val="00500E8E"/>
    <w:rsid w:val="00503961"/>
    <w:rsid w:val="00505001"/>
    <w:rsid w:val="00505011"/>
    <w:rsid w:val="0050717B"/>
    <w:rsid w:val="0051114D"/>
    <w:rsid w:val="005116D0"/>
    <w:rsid w:val="005133F9"/>
    <w:rsid w:val="005141CC"/>
    <w:rsid w:val="005150E3"/>
    <w:rsid w:val="00515B8B"/>
    <w:rsid w:val="0051757C"/>
    <w:rsid w:val="00517D83"/>
    <w:rsid w:val="00520186"/>
    <w:rsid w:val="005214C4"/>
    <w:rsid w:val="0052197B"/>
    <w:rsid w:val="0052240E"/>
    <w:rsid w:val="0052246B"/>
    <w:rsid w:val="005225B7"/>
    <w:rsid w:val="00522669"/>
    <w:rsid w:val="0052290B"/>
    <w:rsid w:val="00522B35"/>
    <w:rsid w:val="0052341D"/>
    <w:rsid w:val="005238BC"/>
    <w:rsid w:val="005243F9"/>
    <w:rsid w:val="00524C04"/>
    <w:rsid w:val="00525824"/>
    <w:rsid w:val="00526CCB"/>
    <w:rsid w:val="00530851"/>
    <w:rsid w:val="005324C9"/>
    <w:rsid w:val="005332CA"/>
    <w:rsid w:val="00533334"/>
    <w:rsid w:val="005339BC"/>
    <w:rsid w:val="005340D0"/>
    <w:rsid w:val="00534685"/>
    <w:rsid w:val="00534F20"/>
    <w:rsid w:val="00535069"/>
    <w:rsid w:val="00535ED5"/>
    <w:rsid w:val="00536564"/>
    <w:rsid w:val="00536CED"/>
    <w:rsid w:val="00537F4B"/>
    <w:rsid w:val="00541685"/>
    <w:rsid w:val="0054190A"/>
    <w:rsid w:val="005428B7"/>
    <w:rsid w:val="00542DF2"/>
    <w:rsid w:val="00543173"/>
    <w:rsid w:val="00543774"/>
    <w:rsid w:val="00543C81"/>
    <w:rsid w:val="00544287"/>
    <w:rsid w:val="00546625"/>
    <w:rsid w:val="0055003D"/>
    <w:rsid w:val="00550457"/>
    <w:rsid w:val="00550957"/>
    <w:rsid w:val="00551308"/>
    <w:rsid w:val="00551E40"/>
    <w:rsid w:val="00552DED"/>
    <w:rsid w:val="005532FF"/>
    <w:rsid w:val="00554396"/>
    <w:rsid w:val="00554CCD"/>
    <w:rsid w:val="00555614"/>
    <w:rsid w:val="00555752"/>
    <w:rsid w:val="005563B9"/>
    <w:rsid w:val="00557856"/>
    <w:rsid w:val="005608A1"/>
    <w:rsid w:val="00561863"/>
    <w:rsid w:val="0056223A"/>
    <w:rsid w:val="00563E43"/>
    <w:rsid w:val="00564DB5"/>
    <w:rsid w:val="00566E93"/>
    <w:rsid w:val="00566EFA"/>
    <w:rsid w:val="00571913"/>
    <w:rsid w:val="00576D15"/>
    <w:rsid w:val="00576F49"/>
    <w:rsid w:val="00577619"/>
    <w:rsid w:val="00583B04"/>
    <w:rsid w:val="0058703D"/>
    <w:rsid w:val="00590E73"/>
    <w:rsid w:val="00592F2A"/>
    <w:rsid w:val="00593432"/>
    <w:rsid w:val="00593611"/>
    <w:rsid w:val="0059376D"/>
    <w:rsid w:val="00594551"/>
    <w:rsid w:val="005952DC"/>
    <w:rsid w:val="00596140"/>
    <w:rsid w:val="00597A4D"/>
    <w:rsid w:val="00597FE6"/>
    <w:rsid w:val="005A0108"/>
    <w:rsid w:val="005A2834"/>
    <w:rsid w:val="005A2CA4"/>
    <w:rsid w:val="005A7F4C"/>
    <w:rsid w:val="005B12CD"/>
    <w:rsid w:val="005B1326"/>
    <w:rsid w:val="005B1847"/>
    <w:rsid w:val="005B3F80"/>
    <w:rsid w:val="005B42A8"/>
    <w:rsid w:val="005B4E86"/>
    <w:rsid w:val="005B683D"/>
    <w:rsid w:val="005C0FCC"/>
    <w:rsid w:val="005C18B5"/>
    <w:rsid w:val="005C2F29"/>
    <w:rsid w:val="005C4493"/>
    <w:rsid w:val="005C4DEE"/>
    <w:rsid w:val="005C4EC5"/>
    <w:rsid w:val="005C6113"/>
    <w:rsid w:val="005C71CF"/>
    <w:rsid w:val="005D1A13"/>
    <w:rsid w:val="005D2989"/>
    <w:rsid w:val="005D3271"/>
    <w:rsid w:val="005D3322"/>
    <w:rsid w:val="005D55E4"/>
    <w:rsid w:val="005D58E0"/>
    <w:rsid w:val="005E09EC"/>
    <w:rsid w:val="005E1D30"/>
    <w:rsid w:val="005E2464"/>
    <w:rsid w:val="005E296B"/>
    <w:rsid w:val="005E2C91"/>
    <w:rsid w:val="005E2DFC"/>
    <w:rsid w:val="005E373E"/>
    <w:rsid w:val="005E5749"/>
    <w:rsid w:val="005E6104"/>
    <w:rsid w:val="005E6211"/>
    <w:rsid w:val="005E6471"/>
    <w:rsid w:val="005E78D3"/>
    <w:rsid w:val="005F1C35"/>
    <w:rsid w:val="005F1DAD"/>
    <w:rsid w:val="005F1F57"/>
    <w:rsid w:val="005F382A"/>
    <w:rsid w:val="005F4772"/>
    <w:rsid w:val="005F5332"/>
    <w:rsid w:val="005F6ED8"/>
    <w:rsid w:val="005F7001"/>
    <w:rsid w:val="006059A2"/>
    <w:rsid w:val="00605C15"/>
    <w:rsid w:val="00606C9A"/>
    <w:rsid w:val="00607F6B"/>
    <w:rsid w:val="00610982"/>
    <w:rsid w:val="0061187B"/>
    <w:rsid w:val="00611D1C"/>
    <w:rsid w:val="00611FF3"/>
    <w:rsid w:val="00612037"/>
    <w:rsid w:val="006134C7"/>
    <w:rsid w:val="00614F93"/>
    <w:rsid w:val="006150C9"/>
    <w:rsid w:val="006154AD"/>
    <w:rsid w:val="0061607C"/>
    <w:rsid w:val="0061704A"/>
    <w:rsid w:val="00617718"/>
    <w:rsid w:val="00617971"/>
    <w:rsid w:val="00621F5C"/>
    <w:rsid w:val="006228FD"/>
    <w:rsid w:val="006234FB"/>
    <w:rsid w:val="006309D0"/>
    <w:rsid w:val="00630F29"/>
    <w:rsid w:val="006316A5"/>
    <w:rsid w:val="00631E03"/>
    <w:rsid w:val="00632383"/>
    <w:rsid w:val="00632A4D"/>
    <w:rsid w:val="00633AF5"/>
    <w:rsid w:val="00633E22"/>
    <w:rsid w:val="0063404D"/>
    <w:rsid w:val="006344C4"/>
    <w:rsid w:val="006349A9"/>
    <w:rsid w:val="006349AA"/>
    <w:rsid w:val="00635FED"/>
    <w:rsid w:val="00640326"/>
    <w:rsid w:val="00640EEB"/>
    <w:rsid w:val="006412FA"/>
    <w:rsid w:val="00641343"/>
    <w:rsid w:val="00642954"/>
    <w:rsid w:val="006430FE"/>
    <w:rsid w:val="0064334C"/>
    <w:rsid w:val="00644B24"/>
    <w:rsid w:val="006463E9"/>
    <w:rsid w:val="00646E11"/>
    <w:rsid w:val="00651091"/>
    <w:rsid w:val="0065141A"/>
    <w:rsid w:val="006525FF"/>
    <w:rsid w:val="006528C4"/>
    <w:rsid w:val="00653FFC"/>
    <w:rsid w:val="006542CC"/>
    <w:rsid w:val="00654577"/>
    <w:rsid w:val="00656A3E"/>
    <w:rsid w:val="00656F13"/>
    <w:rsid w:val="0066085F"/>
    <w:rsid w:val="006610B0"/>
    <w:rsid w:val="006613F3"/>
    <w:rsid w:val="00661C3C"/>
    <w:rsid w:val="00663BC4"/>
    <w:rsid w:val="00664A5D"/>
    <w:rsid w:val="00664DCF"/>
    <w:rsid w:val="00665100"/>
    <w:rsid w:val="006663BC"/>
    <w:rsid w:val="00666C0C"/>
    <w:rsid w:val="006677FB"/>
    <w:rsid w:val="0067042B"/>
    <w:rsid w:val="0067043A"/>
    <w:rsid w:val="00670D2E"/>
    <w:rsid w:val="00670E08"/>
    <w:rsid w:val="00671AC2"/>
    <w:rsid w:val="00671CD3"/>
    <w:rsid w:val="00671DC0"/>
    <w:rsid w:val="00672D59"/>
    <w:rsid w:val="00673405"/>
    <w:rsid w:val="00676A61"/>
    <w:rsid w:val="00676F70"/>
    <w:rsid w:val="006777A2"/>
    <w:rsid w:val="006823C3"/>
    <w:rsid w:val="00682975"/>
    <w:rsid w:val="0068348F"/>
    <w:rsid w:val="00683EAE"/>
    <w:rsid w:val="00684EB1"/>
    <w:rsid w:val="00685C9D"/>
    <w:rsid w:val="006863F5"/>
    <w:rsid w:val="0069188F"/>
    <w:rsid w:val="006928FD"/>
    <w:rsid w:val="0069558D"/>
    <w:rsid w:val="006957E9"/>
    <w:rsid w:val="00696BF8"/>
    <w:rsid w:val="00696E26"/>
    <w:rsid w:val="006A0A6F"/>
    <w:rsid w:val="006A0DDD"/>
    <w:rsid w:val="006A1FF0"/>
    <w:rsid w:val="006A3D94"/>
    <w:rsid w:val="006A4035"/>
    <w:rsid w:val="006A4981"/>
    <w:rsid w:val="006A4A30"/>
    <w:rsid w:val="006A4BBC"/>
    <w:rsid w:val="006A51DD"/>
    <w:rsid w:val="006A75C5"/>
    <w:rsid w:val="006A7DA6"/>
    <w:rsid w:val="006B077F"/>
    <w:rsid w:val="006B0A0E"/>
    <w:rsid w:val="006B0CD4"/>
    <w:rsid w:val="006B17CC"/>
    <w:rsid w:val="006B22F1"/>
    <w:rsid w:val="006B2A69"/>
    <w:rsid w:val="006B2AED"/>
    <w:rsid w:val="006B35E6"/>
    <w:rsid w:val="006B3A98"/>
    <w:rsid w:val="006B6722"/>
    <w:rsid w:val="006B68D5"/>
    <w:rsid w:val="006B7082"/>
    <w:rsid w:val="006B7878"/>
    <w:rsid w:val="006C01F9"/>
    <w:rsid w:val="006C03D0"/>
    <w:rsid w:val="006C0C1A"/>
    <w:rsid w:val="006C291D"/>
    <w:rsid w:val="006C2DEE"/>
    <w:rsid w:val="006C3035"/>
    <w:rsid w:val="006C338B"/>
    <w:rsid w:val="006D04CA"/>
    <w:rsid w:val="006D0EEF"/>
    <w:rsid w:val="006D229D"/>
    <w:rsid w:val="006D365A"/>
    <w:rsid w:val="006D39AF"/>
    <w:rsid w:val="006D3E4F"/>
    <w:rsid w:val="006D50F2"/>
    <w:rsid w:val="006D5183"/>
    <w:rsid w:val="006D5707"/>
    <w:rsid w:val="006D6DD3"/>
    <w:rsid w:val="006E009E"/>
    <w:rsid w:val="006E02B8"/>
    <w:rsid w:val="006E037F"/>
    <w:rsid w:val="006E0E6A"/>
    <w:rsid w:val="006E1988"/>
    <w:rsid w:val="006E1AEA"/>
    <w:rsid w:val="006E28DA"/>
    <w:rsid w:val="006E39E2"/>
    <w:rsid w:val="006E4439"/>
    <w:rsid w:val="006E56FC"/>
    <w:rsid w:val="006E6B22"/>
    <w:rsid w:val="006F0984"/>
    <w:rsid w:val="006F2C7B"/>
    <w:rsid w:val="006F4034"/>
    <w:rsid w:val="006F5AFC"/>
    <w:rsid w:val="006F7BBF"/>
    <w:rsid w:val="007009F6"/>
    <w:rsid w:val="0070130C"/>
    <w:rsid w:val="0070147F"/>
    <w:rsid w:val="00703C60"/>
    <w:rsid w:val="007043C2"/>
    <w:rsid w:val="007076FF"/>
    <w:rsid w:val="00710958"/>
    <w:rsid w:val="00711B93"/>
    <w:rsid w:val="007135B5"/>
    <w:rsid w:val="00713A0F"/>
    <w:rsid w:val="00713F72"/>
    <w:rsid w:val="00713FFC"/>
    <w:rsid w:val="0071427A"/>
    <w:rsid w:val="00714AC9"/>
    <w:rsid w:val="00715189"/>
    <w:rsid w:val="00716CA4"/>
    <w:rsid w:val="00717B85"/>
    <w:rsid w:val="007212FB"/>
    <w:rsid w:val="00721D1B"/>
    <w:rsid w:val="007257BC"/>
    <w:rsid w:val="00725A69"/>
    <w:rsid w:val="00725A82"/>
    <w:rsid w:val="00726599"/>
    <w:rsid w:val="00727C2B"/>
    <w:rsid w:val="00730C2D"/>
    <w:rsid w:val="0073221F"/>
    <w:rsid w:val="0073231E"/>
    <w:rsid w:val="007332F3"/>
    <w:rsid w:val="00735385"/>
    <w:rsid w:val="00735E95"/>
    <w:rsid w:val="00737809"/>
    <w:rsid w:val="007379A2"/>
    <w:rsid w:val="007401F3"/>
    <w:rsid w:val="00741062"/>
    <w:rsid w:val="00741172"/>
    <w:rsid w:val="007414D0"/>
    <w:rsid w:val="00742168"/>
    <w:rsid w:val="00742344"/>
    <w:rsid w:val="00743BD3"/>
    <w:rsid w:val="00743DC9"/>
    <w:rsid w:val="00745595"/>
    <w:rsid w:val="00745B7C"/>
    <w:rsid w:val="007462B4"/>
    <w:rsid w:val="007504B3"/>
    <w:rsid w:val="00750794"/>
    <w:rsid w:val="00750AB1"/>
    <w:rsid w:val="00753071"/>
    <w:rsid w:val="007532D6"/>
    <w:rsid w:val="00754DA6"/>
    <w:rsid w:val="00755B61"/>
    <w:rsid w:val="007573D4"/>
    <w:rsid w:val="00757DAC"/>
    <w:rsid w:val="00760965"/>
    <w:rsid w:val="0076227F"/>
    <w:rsid w:val="00762BBB"/>
    <w:rsid w:val="007639D3"/>
    <w:rsid w:val="00763E3D"/>
    <w:rsid w:val="007653C3"/>
    <w:rsid w:val="00766B9D"/>
    <w:rsid w:val="00767E83"/>
    <w:rsid w:val="0077079B"/>
    <w:rsid w:val="00770839"/>
    <w:rsid w:val="00771F6E"/>
    <w:rsid w:val="007725EB"/>
    <w:rsid w:val="00772631"/>
    <w:rsid w:val="0077500A"/>
    <w:rsid w:val="0078066E"/>
    <w:rsid w:val="00781034"/>
    <w:rsid w:val="00781102"/>
    <w:rsid w:val="00781949"/>
    <w:rsid w:val="00783426"/>
    <w:rsid w:val="0078399E"/>
    <w:rsid w:val="007840B3"/>
    <w:rsid w:val="00784B2A"/>
    <w:rsid w:val="00785D10"/>
    <w:rsid w:val="00785F85"/>
    <w:rsid w:val="0078611A"/>
    <w:rsid w:val="00787233"/>
    <w:rsid w:val="00787C34"/>
    <w:rsid w:val="00791224"/>
    <w:rsid w:val="007916C4"/>
    <w:rsid w:val="007919FB"/>
    <w:rsid w:val="00791D1B"/>
    <w:rsid w:val="00792A4A"/>
    <w:rsid w:val="00793CE8"/>
    <w:rsid w:val="007954AF"/>
    <w:rsid w:val="00795BFE"/>
    <w:rsid w:val="00796011"/>
    <w:rsid w:val="00796368"/>
    <w:rsid w:val="007964E7"/>
    <w:rsid w:val="00796CB2"/>
    <w:rsid w:val="007A0F56"/>
    <w:rsid w:val="007A1755"/>
    <w:rsid w:val="007A1ECC"/>
    <w:rsid w:val="007A2E9D"/>
    <w:rsid w:val="007A2FE8"/>
    <w:rsid w:val="007A4137"/>
    <w:rsid w:val="007A5271"/>
    <w:rsid w:val="007A5F3D"/>
    <w:rsid w:val="007A6BFB"/>
    <w:rsid w:val="007A7380"/>
    <w:rsid w:val="007B03EA"/>
    <w:rsid w:val="007B0729"/>
    <w:rsid w:val="007B1579"/>
    <w:rsid w:val="007B21BC"/>
    <w:rsid w:val="007B3C81"/>
    <w:rsid w:val="007B3E1E"/>
    <w:rsid w:val="007B57E4"/>
    <w:rsid w:val="007C3C90"/>
    <w:rsid w:val="007C45AC"/>
    <w:rsid w:val="007C4C9E"/>
    <w:rsid w:val="007C53A9"/>
    <w:rsid w:val="007C7CF9"/>
    <w:rsid w:val="007D0A5C"/>
    <w:rsid w:val="007D110D"/>
    <w:rsid w:val="007D23B1"/>
    <w:rsid w:val="007D34DB"/>
    <w:rsid w:val="007D48F6"/>
    <w:rsid w:val="007D5D99"/>
    <w:rsid w:val="007D7C36"/>
    <w:rsid w:val="007D7EA2"/>
    <w:rsid w:val="007E0AB4"/>
    <w:rsid w:val="007E4954"/>
    <w:rsid w:val="007E5519"/>
    <w:rsid w:val="007E5FA7"/>
    <w:rsid w:val="007E7A0E"/>
    <w:rsid w:val="007F079B"/>
    <w:rsid w:val="007F188D"/>
    <w:rsid w:val="007F4E11"/>
    <w:rsid w:val="007F5E7D"/>
    <w:rsid w:val="007F7552"/>
    <w:rsid w:val="00800DFD"/>
    <w:rsid w:val="00801180"/>
    <w:rsid w:val="008013C7"/>
    <w:rsid w:val="00801E43"/>
    <w:rsid w:val="008030A1"/>
    <w:rsid w:val="0080318E"/>
    <w:rsid w:val="00803FF6"/>
    <w:rsid w:val="00804598"/>
    <w:rsid w:val="008049B6"/>
    <w:rsid w:val="008053C2"/>
    <w:rsid w:val="00806F08"/>
    <w:rsid w:val="00807739"/>
    <w:rsid w:val="008079E8"/>
    <w:rsid w:val="00807C95"/>
    <w:rsid w:val="00810D74"/>
    <w:rsid w:val="008114A9"/>
    <w:rsid w:val="008137B9"/>
    <w:rsid w:val="00815491"/>
    <w:rsid w:val="008162EC"/>
    <w:rsid w:val="008173B8"/>
    <w:rsid w:val="008206A8"/>
    <w:rsid w:val="00820A6B"/>
    <w:rsid w:val="00820B30"/>
    <w:rsid w:val="0082174B"/>
    <w:rsid w:val="00821A7D"/>
    <w:rsid w:val="00823195"/>
    <w:rsid w:val="008235A4"/>
    <w:rsid w:val="0082383D"/>
    <w:rsid w:val="00823A6E"/>
    <w:rsid w:val="008241D5"/>
    <w:rsid w:val="008258B7"/>
    <w:rsid w:val="008264E9"/>
    <w:rsid w:val="00827F7D"/>
    <w:rsid w:val="00830680"/>
    <w:rsid w:val="00830AFA"/>
    <w:rsid w:val="00832BE0"/>
    <w:rsid w:val="00832ECF"/>
    <w:rsid w:val="008342ED"/>
    <w:rsid w:val="00834E34"/>
    <w:rsid w:val="00836460"/>
    <w:rsid w:val="008368D7"/>
    <w:rsid w:val="00837CB1"/>
    <w:rsid w:val="008405E2"/>
    <w:rsid w:val="00841721"/>
    <w:rsid w:val="00841F3E"/>
    <w:rsid w:val="00842CCB"/>
    <w:rsid w:val="00843D79"/>
    <w:rsid w:val="00844153"/>
    <w:rsid w:val="00845945"/>
    <w:rsid w:val="0084642A"/>
    <w:rsid w:val="00847382"/>
    <w:rsid w:val="00847560"/>
    <w:rsid w:val="00847D0A"/>
    <w:rsid w:val="00850495"/>
    <w:rsid w:val="00850A3D"/>
    <w:rsid w:val="00850A6F"/>
    <w:rsid w:val="00850AA7"/>
    <w:rsid w:val="00850C1E"/>
    <w:rsid w:val="00851707"/>
    <w:rsid w:val="00851742"/>
    <w:rsid w:val="008522C4"/>
    <w:rsid w:val="00853EF0"/>
    <w:rsid w:val="008543EA"/>
    <w:rsid w:val="0085593D"/>
    <w:rsid w:val="00855D77"/>
    <w:rsid w:val="008563E5"/>
    <w:rsid w:val="00857271"/>
    <w:rsid w:val="00860834"/>
    <w:rsid w:val="00861F83"/>
    <w:rsid w:val="00864754"/>
    <w:rsid w:val="00864D45"/>
    <w:rsid w:val="008668A3"/>
    <w:rsid w:val="008707E3"/>
    <w:rsid w:val="00870C6D"/>
    <w:rsid w:val="00871BBA"/>
    <w:rsid w:val="00872338"/>
    <w:rsid w:val="008735D1"/>
    <w:rsid w:val="00874B17"/>
    <w:rsid w:val="00875B44"/>
    <w:rsid w:val="0087629F"/>
    <w:rsid w:val="00877305"/>
    <w:rsid w:val="00880223"/>
    <w:rsid w:val="00880735"/>
    <w:rsid w:val="0088127B"/>
    <w:rsid w:val="008817DD"/>
    <w:rsid w:val="008838A0"/>
    <w:rsid w:val="00885051"/>
    <w:rsid w:val="0088696A"/>
    <w:rsid w:val="00890BDD"/>
    <w:rsid w:val="00890F30"/>
    <w:rsid w:val="00891A0F"/>
    <w:rsid w:val="008928BE"/>
    <w:rsid w:val="00892E50"/>
    <w:rsid w:val="00894287"/>
    <w:rsid w:val="008946AF"/>
    <w:rsid w:val="00894B6A"/>
    <w:rsid w:val="00894FBB"/>
    <w:rsid w:val="008A0930"/>
    <w:rsid w:val="008A0B2A"/>
    <w:rsid w:val="008A16E0"/>
    <w:rsid w:val="008A1D62"/>
    <w:rsid w:val="008A2DFF"/>
    <w:rsid w:val="008A2F73"/>
    <w:rsid w:val="008A3449"/>
    <w:rsid w:val="008A37BA"/>
    <w:rsid w:val="008A424E"/>
    <w:rsid w:val="008A546E"/>
    <w:rsid w:val="008A6960"/>
    <w:rsid w:val="008A7818"/>
    <w:rsid w:val="008B02B3"/>
    <w:rsid w:val="008B0C1F"/>
    <w:rsid w:val="008B1C1B"/>
    <w:rsid w:val="008B1DA1"/>
    <w:rsid w:val="008B23CF"/>
    <w:rsid w:val="008B38B4"/>
    <w:rsid w:val="008B49CC"/>
    <w:rsid w:val="008B746C"/>
    <w:rsid w:val="008C3D21"/>
    <w:rsid w:val="008C4055"/>
    <w:rsid w:val="008C54E6"/>
    <w:rsid w:val="008C5A87"/>
    <w:rsid w:val="008C683D"/>
    <w:rsid w:val="008C73A3"/>
    <w:rsid w:val="008C7EF1"/>
    <w:rsid w:val="008D03E1"/>
    <w:rsid w:val="008D0AA5"/>
    <w:rsid w:val="008D2280"/>
    <w:rsid w:val="008D29DD"/>
    <w:rsid w:val="008D2D44"/>
    <w:rsid w:val="008D3E0D"/>
    <w:rsid w:val="008D605E"/>
    <w:rsid w:val="008D6A5D"/>
    <w:rsid w:val="008D7995"/>
    <w:rsid w:val="008E01A9"/>
    <w:rsid w:val="008E0716"/>
    <w:rsid w:val="008E2A11"/>
    <w:rsid w:val="008E375C"/>
    <w:rsid w:val="008E493C"/>
    <w:rsid w:val="008E4D7B"/>
    <w:rsid w:val="008E71D7"/>
    <w:rsid w:val="008E77F5"/>
    <w:rsid w:val="008F192F"/>
    <w:rsid w:val="008F1B77"/>
    <w:rsid w:val="008F2F00"/>
    <w:rsid w:val="008F3AD5"/>
    <w:rsid w:val="008F4A79"/>
    <w:rsid w:val="008F57AB"/>
    <w:rsid w:val="008F6856"/>
    <w:rsid w:val="008F76D1"/>
    <w:rsid w:val="009001C6"/>
    <w:rsid w:val="00900DA1"/>
    <w:rsid w:val="00901BC7"/>
    <w:rsid w:val="009022B6"/>
    <w:rsid w:val="00902CF6"/>
    <w:rsid w:val="00902F14"/>
    <w:rsid w:val="00902F4D"/>
    <w:rsid w:val="00903297"/>
    <w:rsid w:val="009033F7"/>
    <w:rsid w:val="00903DB5"/>
    <w:rsid w:val="0090460D"/>
    <w:rsid w:val="009057C9"/>
    <w:rsid w:val="00906AEF"/>
    <w:rsid w:val="0090771F"/>
    <w:rsid w:val="00907CBE"/>
    <w:rsid w:val="00911800"/>
    <w:rsid w:val="00911A78"/>
    <w:rsid w:val="00912DE3"/>
    <w:rsid w:val="00913028"/>
    <w:rsid w:val="00913CD2"/>
    <w:rsid w:val="00914138"/>
    <w:rsid w:val="0091422C"/>
    <w:rsid w:val="00914484"/>
    <w:rsid w:val="009149BB"/>
    <w:rsid w:val="00914E7B"/>
    <w:rsid w:val="00920CF5"/>
    <w:rsid w:val="00923344"/>
    <w:rsid w:val="00923D47"/>
    <w:rsid w:val="00923EB4"/>
    <w:rsid w:val="009249CA"/>
    <w:rsid w:val="00927E47"/>
    <w:rsid w:val="00930F03"/>
    <w:rsid w:val="00932E48"/>
    <w:rsid w:val="009352F1"/>
    <w:rsid w:val="0093544D"/>
    <w:rsid w:val="009357B0"/>
    <w:rsid w:val="00935817"/>
    <w:rsid w:val="00935C28"/>
    <w:rsid w:val="009366B3"/>
    <w:rsid w:val="009377AA"/>
    <w:rsid w:val="009419B7"/>
    <w:rsid w:val="009427CF"/>
    <w:rsid w:val="0094337B"/>
    <w:rsid w:val="0094394F"/>
    <w:rsid w:val="00943EE0"/>
    <w:rsid w:val="009444DE"/>
    <w:rsid w:val="00944AF6"/>
    <w:rsid w:val="00944B76"/>
    <w:rsid w:val="0094540F"/>
    <w:rsid w:val="00945497"/>
    <w:rsid w:val="00946933"/>
    <w:rsid w:val="00947546"/>
    <w:rsid w:val="009500A5"/>
    <w:rsid w:val="00950D46"/>
    <w:rsid w:val="009510CF"/>
    <w:rsid w:val="009546B2"/>
    <w:rsid w:val="00955EE2"/>
    <w:rsid w:val="00962CBA"/>
    <w:rsid w:val="00962F04"/>
    <w:rsid w:val="00964652"/>
    <w:rsid w:val="009646C1"/>
    <w:rsid w:val="00965739"/>
    <w:rsid w:val="00965F6F"/>
    <w:rsid w:val="0097097A"/>
    <w:rsid w:val="009709B0"/>
    <w:rsid w:val="00971235"/>
    <w:rsid w:val="009714BE"/>
    <w:rsid w:val="009719C5"/>
    <w:rsid w:val="00973DF2"/>
    <w:rsid w:val="00973EA1"/>
    <w:rsid w:val="00974137"/>
    <w:rsid w:val="00974ABB"/>
    <w:rsid w:val="00974D38"/>
    <w:rsid w:val="009765E1"/>
    <w:rsid w:val="00976B30"/>
    <w:rsid w:val="009775F6"/>
    <w:rsid w:val="00977B45"/>
    <w:rsid w:val="009801DE"/>
    <w:rsid w:val="009814E1"/>
    <w:rsid w:val="00981932"/>
    <w:rsid w:val="00981A42"/>
    <w:rsid w:val="009826DA"/>
    <w:rsid w:val="009832CF"/>
    <w:rsid w:val="00983872"/>
    <w:rsid w:val="00983A6E"/>
    <w:rsid w:val="009847FE"/>
    <w:rsid w:val="009848B6"/>
    <w:rsid w:val="00986541"/>
    <w:rsid w:val="00986701"/>
    <w:rsid w:val="00986A19"/>
    <w:rsid w:val="00986C02"/>
    <w:rsid w:val="00990310"/>
    <w:rsid w:val="00990EFC"/>
    <w:rsid w:val="0099156A"/>
    <w:rsid w:val="00991FA8"/>
    <w:rsid w:val="0099281D"/>
    <w:rsid w:val="009932B7"/>
    <w:rsid w:val="00993869"/>
    <w:rsid w:val="00993BC1"/>
    <w:rsid w:val="0099517C"/>
    <w:rsid w:val="00996E8E"/>
    <w:rsid w:val="0099709F"/>
    <w:rsid w:val="009A1584"/>
    <w:rsid w:val="009A2C96"/>
    <w:rsid w:val="009A2DB6"/>
    <w:rsid w:val="009A4C51"/>
    <w:rsid w:val="009A4FB4"/>
    <w:rsid w:val="009A4FCF"/>
    <w:rsid w:val="009A58EA"/>
    <w:rsid w:val="009A6613"/>
    <w:rsid w:val="009A66D4"/>
    <w:rsid w:val="009A6D27"/>
    <w:rsid w:val="009A7EC1"/>
    <w:rsid w:val="009B04F1"/>
    <w:rsid w:val="009B07F7"/>
    <w:rsid w:val="009B189C"/>
    <w:rsid w:val="009B2572"/>
    <w:rsid w:val="009B35C2"/>
    <w:rsid w:val="009B4D13"/>
    <w:rsid w:val="009B53E4"/>
    <w:rsid w:val="009B5CDB"/>
    <w:rsid w:val="009B69F7"/>
    <w:rsid w:val="009B6FF1"/>
    <w:rsid w:val="009C06BC"/>
    <w:rsid w:val="009C0D71"/>
    <w:rsid w:val="009C0E87"/>
    <w:rsid w:val="009C19F0"/>
    <w:rsid w:val="009C32AB"/>
    <w:rsid w:val="009C4BA6"/>
    <w:rsid w:val="009C4CB8"/>
    <w:rsid w:val="009C5717"/>
    <w:rsid w:val="009C5B9E"/>
    <w:rsid w:val="009C6D09"/>
    <w:rsid w:val="009C7481"/>
    <w:rsid w:val="009D00AC"/>
    <w:rsid w:val="009D08E4"/>
    <w:rsid w:val="009D1580"/>
    <w:rsid w:val="009D420B"/>
    <w:rsid w:val="009D6D6B"/>
    <w:rsid w:val="009D6E2D"/>
    <w:rsid w:val="009E044A"/>
    <w:rsid w:val="009E0B4B"/>
    <w:rsid w:val="009E3906"/>
    <w:rsid w:val="009E3E99"/>
    <w:rsid w:val="009E6E3C"/>
    <w:rsid w:val="009E7028"/>
    <w:rsid w:val="009E751F"/>
    <w:rsid w:val="009E7695"/>
    <w:rsid w:val="009E78CC"/>
    <w:rsid w:val="009F033F"/>
    <w:rsid w:val="009F0B2A"/>
    <w:rsid w:val="009F1394"/>
    <w:rsid w:val="009F1C0A"/>
    <w:rsid w:val="009F1DB6"/>
    <w:rsid w:val="009F2BFD"/>
    <w:rsid w:val="009F3679"/>
    <w:rsid w:val="009F605B"/>
    <w:rsid w:val="009F6B2B"/>
    <w:rsid w:val="009F7197"/>
    <w:rsid w:val="009F783E"/>
    <w:rsid w:val="009F7EE3"/>
    <w:rsid w:val="009F7FB1"/>
    <w:rsid w:val="00A0085C"/>
    <w:rsid w:val="00A012DE"/>
    <w:rsid w:val="00A015F5"/>
    <w:rsid w:val="00A026E2"/>
    <w:rsid w:val="00A02927"/>
    <w:rsid w:val="00A02BD2"/>
    <w:rsid w:val="00A033E4"/>
    <w:rsid w:val="00A0443B"/>
    <w:rsid w:val="00A046AE"/>
    <w:rsid w:val="00A04A94"/>
    <w:rsid w:val="00A05F24"/>
    <w:rsid w:val="00A065D6"/>
    <w:rsid w:val="00A06A54"/>
    <w:rsid w:val="00A06DC2"/>
    <w:rsid w:val="00A07BBB"/>
    <w:rsid w:val="00A10EDD"/>
    <w:rsid w:val="00A114CC"/>
    <w:rsid w:val="00A11C5E"/>
    <w:rsid w:val="00A12F5C"/>
    <w:rsid w:val="00A13709"/>
    <w:rsid w:val="00A14322"/>
    <w:rsid w:val="00A14B79"/>
    <w:rsid w:val="00A151FE"/>
    <w:rsid w:val="00A152EA"/>
    <w:rsid w:val="00A16EEB"/>
    <w:rsid w:val="00A17CAB"/>
    <w:rsid w:val="00A20F8B"/>
    <w:rsid w:val="00A2121F"/>
    <w:rsid w:val="00A220D9"/>
    <w:rsid w:val="00A220E3"/>
    <w:rsid w:val="00A2247E"/>
    <w:rsid w:val="00A22B26"/>
    <w:rsid w:val="00A24161"/>
    <w:rsid w:val="00A247AF"/>
    <w:rsid w:val="00A262F9"/>
    <w:rsid w:val="00A26DA1"/>
    <w:rsid w:val="00A26EEF"/>
    <w:rsid w:val="00A27555"/>
    <w:rsid w:val="00A30B6A"/>
    <w:rsid w:val="00A31102"/>
    <w:rsid w:val="00A31599"/>
    <w:rsid w:val="00A31753"/>
    <w:rsid w:val="00A31953"/>
    <w:rsid w:val="00A329B3"/>
    <w:rsid w:val="00A33759"/>
    <w:rsid w:val="00A33BAF"/>
    <w:rsid w:val="00A3404D"/>
    <w:rsid w:val="00A365E0"/>
    <w:rsid w:val="00A36C9D"/>
    <w:rsid w:val="00A44B61"/>
    <w:rsid w:val="00A45A59"/>
    <w:rsid w:val="00A46608"/>
    <w:rsid w:val="00A472DB"/>
    <w:rsid w:val="00A47AAD"/>
    <w:rsid w:val="00A47BB0"/>
    <w:rsid w:val="00A51944"/>
    <w:rsid w:val="00A51A84"/>
    <w:rsid w:val="00A51ABE"/>
    <w:rsid w:val="00A52B07"/>
    <w:rsid w:val="00A52F28"/>
    <w:rsid w:val="00A53095"/>
    <w:rsid w:val="00A533AA"/>
    <w:rsid w:val="00A534A6"/>
    <w:rsid w:val="00A5351E"/>
    <w:rsid w:val="00A5359B"/>
    <w:rsid w:val="00A53AF7"/>
    <w:rsid w:val="00A53C11"/>
    <w:rsid w:val="00A541AD"/>
    <w:rsid w:val="00A5430A"/>
    <w:rsid w:val="00A54ACA"/>
    <w:rsid w:val="00A56433"/>
    <w:rsid w:val="00A57ED3"/>
    <w:rsid w:val="00A57FBA"/>
    <w:rsid w:val="00A604AF"/>
    <w:rsid w:val="00A619ED"/>
    <w:rsid w:val="00A632D4"/>
    <w:rsid w:val="00A63EDD"/>
    <w:rsid w:val="00A64626"/>
    <w:rsid w:val="00A64643"/>
    <w:rsid w:val="00A66683"/>
    <w:rsid w:val="00A667DA"/>
    <w:rsid w:val="00A677E3"/>
    <w:rsid w:val="00A71D6C"/>
    <w:rsid w:val="00A728FB"/>
    <w:rsid w:val="00A72F48"/>
    <w:rsid w:val="00A7339E"/>
    <w:rsid w:val="00A73770"/>
    <w:rsid w:val="00A74ED4"/>
    <w:rsid w:val="00A75AD2"/>
    <w:rsid w:val="00A77519"/>
    <w:rsid w:val="00A817F6"/>
    <w:rsid w:val="00A81E53"/>
    <w:rsid w:val="00A838C4"/>
    <w:rsid w:val="00A83E62"/>
    <w:rsid w:val="00A84731"/>
    <w:rsid w:val="00A8482E"/>
    <w:rsid w:val="00A84D39"/>
    <w:rsid w:val="00A856C8"/>
    <w:rsid w:val="00A86110"/>
    <w:rsid w:val="00A86E40"/>
    <w:rsid w:val="00A87077"/>
    <w:rsid w:val="00A8748E"/>
    <w:rsid w:val="00A87A99"/>
    <w:rsid w:val="00A87B9A"/>
    <w:rsid w:val="00A90E21"/>
    <w:rsid w:val="00A93EB1"/>
    <w:rsid w:val="00A94218"/>
    <w:rsid w:val="00A94455"/>
    <w:rsid w:val="00A97663"/>
    <w:rsid w:val="00AA2434"/>
    <w:rsid w:val="00AA347A"/>
    <w:rsid w:val="00AA4461"/>
    <w:rsid w:val="00AA467A"/>
    <w:rsid w:val="00AA4A1F"/>
    <w:rsid w:val="00AA5178"/>
    <w:rsid w:val="00AA5E48"/>
    <w:rsid w:val="00AA6C00"/>
    <w:rsid w:val="00AA6DE4"/>
    <w:rsid w:val="00AA6EE7"/>
    <w:rsid w:val="00AA73CC"/>
    <w:rsid w:val="00AA74E9"/>
    <w:rsid w:val="00AB0227"/>
    <w:rsid w:val="00AB0B33"/>
    <w:rsid w:val="00AB1234"/>
    <w:rsid w:val="00AB12B6"/>
    <w:rsid w:val="00AB177E"/>
    <w:rsid w:val="00AB4D9D"/>
    <w:rsid w:val="00AB5E2A"/>
    <w:rsid w:val="00AB5FCB"/>
    <w:rsid w:val="00AB70A1"/>
    <w:rsid w:val="00AC39AF"/>
    <w:rsid w:val="00AC4148"/>
    <w:rsid w:val="00AC501D"/>
    <w:rsid w:val="00AC60AF"/>
    <w:rsid w:val="00AD0099"/>
    <w:rsid w:val="00AD3032"/>
    <w:rsid w:val="00AD3763"/>
    <w:rsid w:val="00AD4B3E"/>
    <w:rsid w:val="00AD5EE0"/>
    <w:rsid w:val="00AD624C"/>
    <w:rsid w:val="00AD7A14"/>
    <w:rsid w:val="00AE0BCC"/>
    <w:rsid w:val="00AE1AF2"/>
    <w:rsid w:val="00AE2AE4"/>
    <w:rsid w:val="00AE399E"/>
    <w:rsid w:val="00AE52DC"/>
    <w:rsid w:val="00AE5B9E"/>
    <w:rsid w:val="00AE5C96"/>
    <w:rsid w:val="00AE6270"/>
    <w:rsid w:val="00AE6788"/>
    <w:rsid w:val="00AE6A57"/>
    <w:rsid w:val="00AE6F55"/>
    <w:rsid w:val="00AF043D"/>
    <w:rsid w:val="00AF06C3"/>
    <w:rsid w:val="00AF0E39"/>
    <w:rsid w:val="00AF15A8"/>
    <w:rsid w:val="00AF4364"/>
    <w:rsid w:val="00AF4FCF"/>
    <w:rsid w:val="00AF521C"/>
    <w:rsid w:val="00AF634E"/>
    <w:rsid w:val="00AF66C1"/>
    <w:rsid w:val="00AF6B1A"/>
    <w:rsid w:val="00AF6C39"/>
    <w:rsid w:val="00B0025A"/>
    <w:rsid w:val="00B0164C"/>
    <w:rsid w:val="00B01860"/>
    <w:rsid w:val="00B01ACD"/>
    <w:rsid w:val="00B023A3"/>
    <w:rsid w:val="00B03365"/>
    <w:rsid w:val="00B0411A"/>
    <w:rsid w:val="00B04D63"/>
    <w:rsid w:val="00B06221"/>
    <w:rsid w:val="00B06701"/>
    <w:rsid w:val="00B077A5"/>
    <w:rsid w:val="00B078C2"/>
    <w:rsid w:val="00B1091F"/>
    <w:rsid w:val="00B10FA8"/>
    <w:rsid w:val="00B11567"/>
    <w:rsid w:val="00B116CC"/>
    <w:rsid w:val="00B119CF"/>
    <w:rsid w:val="00B132A6"/>
    <w:rsid w:val="00B134F2"/>
    <w:rsid w:val="00B14C89"/>
    <w:rsid w:val="00B14D52"/>
    <w:rsid w:val="00B15345"/>
    <w:rsid w:val="00B15500"/>
    <w:rsid w:val="00B1558B"/>
    <w:rsid w:val="00B1648B"/>
    <w:rsid w:val="00B16A78"/>
    <w:rsid w:val="00B2042E"/>
    <w:rsid w:val="00B22A17"/>
    <w:rsid w:val="00B22A29"/>
    <w:rsid w:val="00B22A49"/>
    <w:rsid w:val="00B23ABE"/>
    <w:rsid w:val="00B23D29"/>
    <w:rsid w:val="00B23D84"/>
    <w:rsid w:val="00B23E91"/>
    <w:rsid w:val="00B23EB7"/>
    <w:rsid w:val="00B245AF"/>
    <w:rsid w:val="00B269E9"/>
    <w:rsid w:val="00B26A29"/>
    <w:rsid w:val="00B27272"/>
    <w:rsid w:val="00B27C83"/>
    <w:rsid w:val="00B31459"/>
    <w:rsid w:val="00B31C0E"/>
    <w:rsid w:val="00B32349"/>
    <w:rsid w:val="00B32501"/>
    <w:rsid w:val="00B33ADD"/>
    <w:rsid w:val="00B344E7"/>
    <w:rsid w:val="00B350C6"/>
    <w:rsid w:val="00B3582E"/>
    <w:rsid w:val="00B35A09"/>
    <w:rsid w:val="00B3662A"/>
    <w:rsid w:val="00B374C0"/>
    <w:rsid w:val="00B40D1E"/>
    <w:rsid w:val="00B40D39"/>
    <w:rsid w:val="00B40FB6"/>
    <w:rsid w:val="00B415B3"/>
    <w:rsid w:val="00B42D03"/>
    <w:rsid w:val="00B44594"/>
    <w:rsid w:val="00B44E4A"/>
    <w:rsid w:val="00B45D78"/>
    <w:rsid w:val="00B46FDE"/>
    <w:rsid w:val="00B47D5F"/>
    <w:rsid w:val="00B47DDE"/>
    <w:rsid w:val="00B47F2C"/>
    <w:rsid w:val="00B502A2"/>
    <w:rsid w:val="00B520DD"/>
    <w:rsid w:val="00B53978"/>
    <w:rsid w:val="00B53CF6"/>
    <w:rsid w:val="00B54A74"/>
    <w:rsid w:val="00B54EE6"/>
    <w:rsid w:val="00B55B7A"/>
    <w:rsid w:val="00B55B81"/>
    <w:rsid w:val="00B5740D"/>
    <w:rsid w:val="00B57F85"/>
    <w:rsid w:val="00B62A99"/>
    <w:rsid w:val="00B62D43"/>
    <w:rsid w:val="00B64CE5"/>
    <w:rsid w:val="00B65C6E"/>
    <w:rsid w:val="00B662F2"/>
    <w:rsid w:val="00B66BD3"/>
    <w:rsid w:val="00B70CA7"/>
    <w:rsid w:val="00B72FF0"/>
    <w:rsid w:val="00B751A8"/>
    <w:rsid w:val="00B75FFC"/>
    <w:rsid w:val="00B7677D"/>
    <w:rsid w:val="00B77D2D"/>
    <w:rsid w:val="00B8016D"/>
    <w:rsid w:val="00B8089D"/>
    <w:rsid w:val="00B81315"/>
    <w:rsid w:val="00B81FC8"/>
    <w:rsid w:val="00B82979"/>
    <w:rsid w:val="00B82B3A"/>
    <w:rsid w:val="00B82D82"/>
    <w:rsid w:val="00B83469"/>
    <w:rsid w:val="00B851A4"/>
    <w:rsid w:val="00B857CA"/>
    <w:rsid w:val="00B858D1"/>
    <w:rsid w:val="00B868A4"/>
    <w:rsid w:val="00B8698A"/>
    <w:rsid w:val="00B91D06"/>
    <w:rsid w:val="00B92960"/>
    <w:rsid w:val="00B92EFA"/>
    <w:rsid w:val="00B9307C"/>
    <w:rsid w:val="00B933C9"/>
    <w:rsid w:val="00B95341"/>
    <w:rsid w:val="00B960B3"/>
    <w:rsid w:val="00B96B89"/>
    <w:rsid w:val="00B96ECD"/>
    <w:rsid w:val="00B974EC"/>
    <w:rsid w:val="00B97E98"/>
    <w:rsid w:val="00BA0B42"/>
    <w:rsid w:val="00BA11C8"/>
    <w:rsid w:val="00BA3DEF"/>
    <w:rsid w:val="00BA6F91"/>
    <w:rsid w:val="00BA75D6"/>
    <w:rsid w:val="00BA7A09"/>
    <w:rsid w:val="00BA7E29"/>
    <w:rsid w:val="00BB14E1"/>
    <w:rsid w:val="00BB2B4B"/>
    <w:rsid w:val="00BB3184"/>
    <w:rsid w:val="00BB33EC"/>
    <w:rsid w:val="00BB4835"/>
    <w:rsid w:val="00BB5247"/>
    <w:rsid w:val="00BB5DA1"/>
    <w:rsid w:val="00BB681B"/>
    <w:rsid w:val="00BC125F"/>
    <w:rsid w:val="00BC2D4D"/>
    <w:rsid w:val="00BC324A"/>
    <w:rsid w:val="00BC4DF5"/>
    <w:rsid w:val="00BC54B1"/>
    <w:rsid w:val="00BC5836"/>
    <w:rsid w:val="00BC63AC"/>
    <w:rsid w:val="00BC70D2"/>
    <w:rsid w:val="00BC7B0F"/>
    <w:rsid w:val="00BC7E24"/>
    <w:rsid w:val="00BD1F3E"/>
    <w:rsid w:val="00BD2957"/>
    <w:rsid w:val="00BD2A46"/>
    <w:rsid w:val="00BD3892"/>
    <w:rsid w:val="00BD38C4"/>
    <w:rsid w:val="00BD3FE2"/>
    <w:rsid w:val="00BE0372"/>
    <w:rsid w:val="00BE0855"/>
    <w:rsid w:val="00BE0D3F"/>
    <w:rsid w:val="00BE14E1"/>
    <w:rsid w:val="00BE341E"/>
    <w:rsid w:val="00BE44E5"/>
    <w:rsid w:val="00BE5B75"/>
    <w:rsid w:val="00BE68E4"/>
    <w:rsid w:val="00BE75C5"/>
    <w:rsid w:val="00BF07DF"/>
    <w:rsid w:val="00BF0CD4"/>
    <w:rsid w:val="00BF1D21"/>
    <w:rsid w:val="00BF1DCF"/>
    <w:rsid w:val="00BF1F83"/>
    <w:rsid w:val="00BF38FF"/>
    <w:rsid w:val="00BF3C51"/>
    <w:rsid w:val="00BF3C66"/>
    <w:rsid w:val="00BF3DEA"/>
    <w:rsid w:val="00BF3FD0"/>
    <w:rsid w:val="00BF422C"/>
    <w:rsid w:val="00BF7DC7"/>
    <w:rsid w:val="00C01318"/>
    <w:rsid w:val="00C01728"/>
    <w:rsid w:val="00C017B8"/>
    <w:rsid w:val="00C01844"/>
    <w:rsid w:val="00C03899"/>
    <w:rsid w:val="00C041F6"/>
    <w:rsid w:val="00C0574C"/>
    <w:rsid w:val="00C11797"/>
    <w:rsid w:val="00C12358"/>
    <w:rsid w:val="00C12958"/>
    <w:rsid w:val="00C130D3"/>
    <w:rsid w:val="00C134EF"/>
    <w:rsid w:val="00C1387B"/>
    <w:rsid w:val="00C13E2D"/>
    <w:rsid w:val="00C175BC"/>
    <w:rsid w:val="00C20D44"/>
    <w:rsid w:val="00C21646"/>
    <w:rsid w:val="00C21AF3"/>
    <w:rsid w:val="00C23F54"/>
    <w:rsid w:val="00C24FD1"/>
    <w:rsid w:val="00C2501D"/>
    <w:rsid w:val="00C25042"/>
    <w:rsid w:val="00C25072"/>
    <w:rsid w:val="00C252CC"/>
    <w:rsid w:val="00C310F2"/>
    <w:rsid w:val="00C32A7C"/>
    <w:rsid w:val="00C3355C"/>
    <w:rsid w:val="00C335BB"/>
    <w:rsid w:val="00C33667"/>
    <w:rsid w:val="00C33B02"/>
    <w:rsid w:val="00C33DB3"/>
    <w:rsid w:val="00C36539"/>
    <w:rsid w:val="00C403A0"/>
    <w:rsid w:val="00C403C2"/>
    <w:rsid w:val="00C406B8"/>
    <w:rsid w:val="00C42EDA"/>
    <w:rsid w:val="00C44C92"/>
    <w:rsid w:val="00C44D2C"/>
    <w:rsid w:val="00C44DD4"/>
    <w:rsid w:val="00C44FF5"/>
    <w:rsid w:val="00C467BF"/>
    <w:rsid w:val="00C47CE8"/>
    <w:rsid w:val="00C52C60"/>
    <w:rsid w:val="00C541EF"/>
    <w:rsid w:val="00C54C44"/>
    <w:rsid w:val="00C54F48"/>
    <w:rsid w:val="00C56811"/>
    <w:rsid w:val="00C56C5B"/>
    <w:rsid w:val="00C6035B"/>
    <w:rsid w:val="00C61299"/>
    <w:rsid w:val="00C62CFC"/>
    <w:rsid w:val="00C63042"/>
    <w:rsid w:val="00C63184"/>
    <w:rsid w:val="00C633BB"/>
    <w:rsid w:val="00C634B2"/>
    <w:rsid w:val="00C63B97"/>
    <w:rsid w:val="00C65391"/>
    <w:rsid w:val="00C65401"/>
    <w:rsid w:val="00C6600E"/>
    <w:rsid w:val="00C70917"/>
    <w:rsid w:val="00C70FCE"/>
    <w:rsid w:val="00C72096"/>
    <w:rsid w:val="00C727EE"/>
    <w:rsid w:val="00C752B0"/>
    <w:rsid w:val="00C767E2"/>
    <w:rsid w:val="00C76B2C"/>
    <w:rsid w:val="00C77856"/>
    <w:rsid w:val="00C77E67"/>
    <w:rsid w:val="00C804D5"/>
    <w:rsid w:val="00C80ADB"/>
    <w:rsid w:val="00C819E0"/>
    <w:rsid w:val="00C829E5"/>
    <w:rsid w:val="00C83AB6"/>
    <w:rsid w:val="00C83B2E"/>
    <w:rsid w:val="00C84214"/>
    <w:rsid w:val="00C852FD"/>
    <w:rsid w:val="00C869E9"/>
    <w:rsid w:val="00C86CF6"/>
    <w:rsid w:val="00C904DE"/>
    <w:rsid w:val="00C91361"/>
    <w:rsid w:val="00C91AAB"/>
    <w:rsid w:val="00C933AA"/>
    <w:rsid w:val="00C93B11"/>
    <w:rsid w:val="00C94038"/>
    <w:rsid w:val="00C951DF"/>
    <w:rsid w:val="00C95EB9"/>
    <w:rsid w:val="00C96302"/>
    <w:rsid w:val="00C96D00"/>
    <w:rsid w:val="00CA1DDD"/>
    <w:rsid w:val="00CA2594"/>
    <w:rsid w:val="00CA45E1"/>
    <w:rsid w:val="00CA4653"/>
    <w:rsid w:val="00CA53DB"/>
    <w:rsid w:val="00CA5892"/>
    <w:rsid w:val="00CA62AA"/>
    <w:rsid w:val="00CA65D4"/>
    <w:rsid w:val="00CA69A2"/>
    <w:rsid w:val="00CA6D7D"/>
    <w:rsid w:val="00CB0CAB"/>
    <w:rsid w:val="00CB4EA1"/>
    <w:rsid w:val="00CB5227"/>
    <w:rsid w:val="00CB6E87"/>
    <w:rsid w:val="00CC257B"/>
    <w:rsid w:val="00CC32E3"/>
    <w:rsid w:val="00CC5EF3"/>
    <w:rsid w:val="00CC688E"/>
    <w:rsid w:val="00CC6D12"/>
    <w:rsid w:val="00CC6D41"/>
    <w:rsid w:val="00CD0462"/>
    <w:rsid w:val="00CD1674"/>
    <w:rsid w:val="00CD1BA6"/>
    <w:rsid w:val="00CD2960"/>
    <w:rsid w:val="00CD2ADE"/>
    <w:rsid w:val="00CD4265"/>
    <w:rsid w:val="00CD4824"/>
    <w:rsid w:val="00CD4DE8"/>
    <w:rsid w:val="00CD53FD"/>
    <w:rsid w:val="00CD54E7"/>
    <w:rsid w:val="00CD6BEB"/>
    <w:rsid w:val="00CD7B00"/>
    <w:rsid w:val="00CD7E45"/>
    <w:rsid w:val="00CE1C0A"/>
    <w:rsid w:val="00CE34F8"/>
    <w:rsid w:val="00CE3BDD"/>
    <w:rsid w:val="00CE460E"/>
    <w:rsid w:val="00CE5F68"/>
    <w:rsid w:val="00CE5FA6"/>
    <w:rsid w:val="00CF0394"/>
    <w:rsid w:val="00CF0A1B"/>
    <w:rsid w:val="00CF1332"/>
    <w:rsid w:val="00CF20BF"/>
    <w:rsid w:val="00CF2184"/>
    <w:rsid w:val="00CF2762"/>
    <w:rsid w:val="00CF29CF"/>
    <w:rsid w:val="00CF3344"/>
    <w:rsid w:val="00CF39F2"/>
    <w:rsid w:val="00CF4CD7"/>
    <w:rsid w:val="00CF5974"/>
    <w:rsid w:val="00CF6CF6"/>
    <w:rsid w:val="00D001AB"/>
    <w:rsid w:val="00D01628"/>
    <w:rsid w:val="00D031DA"/>
    <w:rsid w:val="00D03916"/>
    <w:rsid w:val="00D04976"/>
    <w:rsid w:val="00D05F22"/>
    <w:rsid w:val="00D06358"/>
    <w:rsid w:val="00D0706A"/>
    <w:rsid w:val="00D07BBC"/>
    <w:rsid w:val="00D11023"/>
    <w:rsid w:val="00D112BF"/>
    <w:rsid w:val="00D12343"/>
    <w:rsid w:val="00D1333F"/>
    <w:rsid w:val="00D142D9"/>
    <w:rsid w:val="00D1470C"/>
    <w:rsid w:val="00D16D21"/>
    <w:rsid w:val="00D17327"/>
    <w:rsid w:val="00D20980"/>
    <w:rsid w:val="00D236C9"/>
    <w:rsid w:val="00D2550D"/>
    <w:rsid w:val="00D25AEF"/>
    <w:rsid w:val="00D264A4"/>
    <w:rsid w:val="00D26A0D"/>
    <w:rsid w:val="00D27108"/>
    <w:rsid w:val="00D279EA"/>
    <w:rsid w:val="00D30D29"/>
    <w:rsid w:val="00D30FFD"/>
    <w:rsid w:val="00D31435"/>
    <w:rsid w:val="00D31F5A"/>
    <w:rsid w:val="00D33A11"/>
    <w:rsid w:val="00D349AD"/>
    <w:rsid w:val="00D366A1"/>
    <w:rsid w:val="00D36F97"/>
    <w:rsid w:val="00D40A48"/>
    <w:rsid w:val="00D42300"/>
    <w:rsid w:val="00D425DD"/>
    <w:rsid w:val="00D448BC"/>
    <w:rsid w:val="00D44F82"/>
    <w:rsid w:val="00D463BD"/>
    <w:rsid w:val="00D46469"/>
    <w:rsid w:val="00D47129"/>
    <w:rsid w:val="00D47EB2"/>
    <w:rsid w:val="00D51BE9"/>
    <w:rsid w:val="00D52289"/>
    <w:rsid w:val="00D525D1"/>
    <w:rsid w:val="00D538C3"/>
    <w:rsid w:val="00D54A23"/>
    <w:rsid w:val="00D57ABB"/>
    <w:rsid w:val="00D601D5"/>
    <w:rsid w:val="00D63299"/>
    <w:rsid w:val="00D63FD8"/>
    <w:rsid w:val="00D64D0F"/>
    <w:rsid w:val="00D6569C"/>
    <w:rsid w:val="00D65E59"/>
    <w:rsid w:val="00D65F8D"/>
    <w:rsid w:val="00D66248"/>
    <w:rsid w:val="00D66625"/>
    <w:rsid w:val="00D668D7"/>
    <w:rsid w:val="00D66F3B"/>
    <w:rsid w:val="00D670AD"/>
    <w:rsid w:val="00D70163"/>
    <w:rsid w:val="00D70DB2"/>
    <w:rsid w:val="00D7150E"/>
    <w:rsid w:val="00D734AD"/>
    <w:rsid w:val="00D7490B"/>
    <w:rsid w:val="00D7540B"/>
    <w:rsid w:val="00D75C0D"/>
    <w:rsid w:val="00D76349"/>
    <w:rsid w:val="00D764A1"/>
    <w:rsid w:val="00D76A4E"/>
    <w:rsid w:val="00D76D28"/>
    <w:rsid w:val="00D77190"/>
    <w:rsid w:val="00D77497"/>
    <w:rsid w:val="00D775D7"/>
    <w:rsid w:val="00D8053C"/>
    <w:rsid w:val="00D806CC"/>
    <w:rsid w:val="00D80C0A"/>
    <w:rsid w:val="00D81751"/>
    <w:rsid w:val="00D8227E"/>
    <w:rsid w:val="00D851E4"/>
    <w:rsid w:val="00D85AF9"/>
    <w:rsid w:val="00D87530"/>
    <w:rsid w:val="00D9163C"/>
    <w:rsid w:val="00D91736"/>
    <w:rsid w:val="00D919FC"/>
    <w:rsid w:val="00D91B66"/>
    <w:rsid w:val="00D92FB7"/>
    <w:rsid w:val="00D94316"/>
    <w:rsid w:val="00D9553D"/>
    <w:rsid w:val="00D96F41"/>
    <w:rsid w:val="00D977E6"/>
    <w:rsid w:val="00DA058F"/>
    <w:rsid w:val="00DA05A8"/>
    <w:rsid w:val="00DA17E1"/>
    <w:rsid w:val="00DA3104"/>
    <w:rsid w:val="00DA5275"/>
    <w:rsid w:val="00DA5C8B"/>
    <w:rsid w:val="00DA5DD2"/>
    <w:rsid w:val="00DA6B83"/>
    <w:rsid w:val="00DA7164"/>
    <w:rsid w:val="00DA73E0"/>
    <w:rsid w:val="00DB0BF4"/>
    <w:rsid w:val="00DB0DD5"/>
    <w:rsid w:val="00DB1567"/>
    <w:rsid w:val="00DB232F"/>
    <w:rsid w:val="00DB23A7"/>
    <w:rsid w:val="00DB26AC"/>
    <w:rsid w:val="00DB33E4"/>
    <w:rsid w:val="00DB451E"/>
    <w:rsid w:val="00DB49D8"/>
    <w:rsid w:val="00DC0B1F"/>
    <w:rsid w:val="00DC103C"/>
    <w:rsid w:val="00DC1259"/>
    <w:rsid w:val="00DC1830"/>
    <w:rsid w:val="00DC1C67"/>
    <w:rsid w:val="00DC3A83"/>
    <w:rsid w:val="00DC4CE1"/>
    <w:rsid w:val="00DC4E6C"/>
    <w:rsid w:val="00DC5106"/>
    <w:rsid w:val="00DC52F1"/>
    <w:rsid w:val="00DC5FF5"/>
    <w:rsid w:val="00DD0016"/>
    <w:rsid w:val="00DD0764"/>
    <w:rsid w:val="00DD21BA"/>
    <w:rsid w:val="00DD27A0"/>
    <w:rsid w:val="00DD3322"/>
    <w:rsid w:val="00DD3EEF"/>
    <w:rsid w:val="00DD425F"/>
    <w:rsid w:val="00DD52F0"/>
    <w:rsid w:val="00DD546A"/>
    <w:rsid w:val="00DD575C"/>
    <w:rsid w:val="00DD6E45"/>
    <w:rsid w:val="00DE114E"/>
    <w:rsid w:val="00DE13A2"/>
    <w:rsid w:val="00DE1700"/>
    <w:rsid w:val="00DE68F3"/>
    <w:rsid w:val="00DE6922"/>
    <w:rsid w:val="00DE6A97"/>
    <w:rsid w:val="00DF1492"/>
    <w:rsid w:val="00DF14EC"/>
    <w:rsid w:val="00DF304C"/>
    <w:rsid w:val="00DF41F1"/>
    <w:rsid w:val="00DF4FB5"/>
    <w:rsid w:val="00DF6F9A"/>
    <w:rsid w:val="00DF7574"/>
    <w:rsid w:val="00E00E29"/>
    <w:rsid w:val="00E01999"/>
    <w:rsid w:val="00E028B5"/>
    <w:rsid w:val="00E03A0F"/>
    <w:rsid w:val="00E03ED3"/>
    <w:rsid w:val="00E0465C"/>
    <w:rsid w:val="00E06F93"/>
    <w:rsid w:val="00E07E50"/>
    <w:rsid w:val="00E11CA4"/>
    <w:rsid w:val="00E14B93"/>
    <w:rsid w:val="00E14BE3"/>
    <w:rsid w:val="00E151E5"/>
    <w:rsid w:val="00E1579E"/>
    <w:rsid w:val="00E15BF8"/>
    <w:rsid w:val="00E17B13"/>
    <w:rsid w:val="00E201E4"/>
    <w:rsid w:val="00E21353"/>
    <w:rsid w:val="00E23B80"/>
    <w:rsid w:val="00E23C92"/>
    <w:rsid w:val="00E24E5B"/>
    <w:rsid w:val="00E25AC8"/>
    <w:rsid w:val="00E276CF"/>
    <w:rsid w:val="00E310AA"/>
    <w:rsid w:val="00E33733"/>
    <w:rsid w:val="00E358E1"/>
    <w:rsid w:val="00E35E63"/>
    <w:rsid w:val="00E373D3"/>
    <w:rsid w:val="00E4122C"/>
    <w:rsid w:val="00E416CC"/>
    <w:rsid w:val="00E42D4A"/>
    <w:rsid w:val="00E43002"/>
    <w:rsid w:val="00E44CA9"/>
    <w:rsid w:val="00E45AB9"/>
    <w:rsid w:val="00E45D42"/>
    <w:rsid w:val="00E476C5"/>
    <w:rsid w:val="00E47A5B"/>
    <w:rsid w:val="00E500CE"/>
    <w:rsid w:val="00E501AF"/>
    <w:rsid w:val="00E50A19"/>
    <w:rsid w:val="00E5136D"/>
    <w:rsid w:val="00E51B0F"/>
    <w:rsid w:val="00E51C2C"/>
    <w:rsid w:val="00E554E6"/>
    <w:rsid w:val="00E56416"/>
    <w:rsid w:val="00E56DC2"/>
    <w:rsid w:val="00E600D9"/>
    <w:rsid w:val="00E60770"/>
    <w:rsid w:val="00E60C71"/>
    <w:rsid w:val="00E60CF0"/>
    <w:rsid w:val="00E6113F"/>
    <w:rsid w:val="00E619F1"/>
    <w:rsid w:val="00E61E39"/>
    <w:rsid w:val="00E621E5"/>
    <w:rsid w:val="00E628C8"/>
    <w:rsid w:val="00E62AD7"/>
    <w:rsid w:val="00E62C07"/>
    <w:rsid w:val="00E6338F"/>
    <w:rsid w:val="00E637E7"/>
    <w:rsid w:val="00E64372"/>
    <w:rsid w:val="00E64631"/>
    <w:rsid w:val="00E65948"/>
    <w:rsid w:val="00E663EA"/>
    <w:rsid w:val="00E6707C"/>
    <w:rsid w:val="00E67209"/>
    <w:rsid w:val="00E67EEC"/>
    <w:rsid w:val="00E70042"/>
    <w:rsid w:val="00E70E8F"/>
    <w:rsid w:val="00E712A4"/>
    <w:rsid w:val="00E713EE"/>
    <w:rsid w:val="00E72E95"/>
    <w:rsid w:val="00E76C0D"/>
    <w:rsid w:val="00E76C2E"/>
    <w:rsid w:val="00E76F12"/>
    <w:rsid w:val="00E8248A"/>
    <w:rsid w:val="00E8254C"/>
    <w:rsid w:val="00E8362E"/>
    <w:rsid w:val="00E83AFD"/>
    <w:rsid w:val="00E848D8"/>
    <w:rsid w:val="00E85061"/>
    <w:rsid w:val="00E85D1E"/>
    <w:rsid w:val="00E90B21"/>
    <w:rsid w:val="00E90ED3"/>
    <w:rsid w:val="00E928DF"/>
    <w:rsid w:val="00E93F64"/>
    <w:rsid w:val="00E942E3"/>
    <w:rsid w:val="00E9486D"/>
    <w:rsid w:val="00E955D1"/>
    <w:rsid w:val="00E9586C"/>
    <w:rsid w:val="00E960DD"/>
    <w:rsid w:val="00E97802"/>
    <w:rsid w:val="00E97A34"/>
    <w:rsid w:val="00E97A42"/>
    <w:rsid w:val="00EA0630"/>
    <w:rsid w:val="00EA0F48"/>
    <w:rsid w:val="00EA37F8"/>
    <w:rsid w:val="00EA3BD5"/>
    <w:rsid w:val="00EA44C9"/>
    <w:rsid w:val="00EA4B63"/>
    <w:rsid w:val="00EA5404"/>
    <w:rsid w:val="00EA65FF"/>
    <w:rsid w:val="00EB0327"/>
    <w:rsid w:val="00EB0E67"/>
    <w:rsid w:val="00EB1187"/>
    <w:rsid w:val="00EB2E7E"/>
    <w:rsid w:val="00EB3418"/>
    <w:rsid w:val="00EB372F"/>
    <w:rsid w:val="00EB403C"/>
    <w:rsid w:val="00EB5203"/>
    <w:rsid w:val="00EB5E25"/>
    <w:rsid w:val="00EC0AC7"/>
    <w:rsid w:val="00EC0EAB"/>
    <w:rsid w:val="00EC101E"/>
    <w:rsid w:val="00EC147B"/>
    <w:rsid w:val="00EC3763"/>
    <w:rsid w:val="00EC45F5"/>
    <w:rsid w:val="00EC4796"/>
    <w:rsid w:val="00EC4B1A"/>
    <w:rsid w:val="00EC5078"/>
    <w:rsid w:val="00EC5B07"/>
    <w:rsid w:val="00ED012B"/>
    <w:rsid w:val="00ED0B6C"/>
    <w:rsid w:val="00ED2587"/>
    <w:rsid w:val="00ED37AA"/>
    <w:rsid w:val="00ED42DA"/>
    <w:rsid w:val="00ED59A7"/>
    <w:rsid w:val="00EE1BF8"/>
    <w:rsid w:val="00EE2D61"/>
    <w:rsid w:val="00EE4306"/>
    <w:rsid w:val="00EE510B"/>
    <w:rsid w:val="00EE58B4"/>
    <w:rsid w:val="00EE5EF7"/>
    <w:rsid w:val="00EE689C"/>
    <w:rsid w:val="00EE7228"/>
    <w:rsid w:val="00EE7D73"/>
    <w:rsid w:val="00EF04F8"/>
    <w:rsid w:val="00EF11AF"/>
    <w:rsid w:val="00EF2EA7"/>
    <w:rsid w:val="00EF35D5"/>
    <w:rsid w:val="00EF4DB6"/>
    <w:rsid w:val="00EF5117"/>
    <w:rsid w:val="00EF5250"/>
    <w:rsid w:val="00EF7163"/>
    <w:rsid w:val="00EF7506"/>
    <w:rsid w:val="00EF79AE"/>
    <w:rsid w:val="00F000E0"/>
    <w:rsid w:val="00F00C6A"/>
    <w:rsid w:val="00F01A79"/>
    <w:rsid w:val="00F01E79"/>
    <w:rsid w:val="00F021D3"/>
    <w:rsid w:val="00F0222E"/>
    <w:rsid w:val="00F02E66"/>
    <w:rsid w:val="00F048A3"/>
    <w:rsid w:val="00F054CA"/>
    <w:rsid w:val="00F05890"/>
    <w:rsid w:val="00F06ADA"/>
    <w:rsid w:val="00F12E32"/>
    <w:rsid w:val="00F132C7"/>
    <w:rsid w:val="00F13DA5"/>
    <w:rsid w:val="00F141EE"/>
    <w:rsid w:val="00F14884"/>
    <w:rsid w:val="00F149A1"/>
    <w:rsid w:val="00F14D46"/>
    <w:rsid w:val="00F15018"/>
    <w:rsid w:val="00F20E11"/>
    <w:rsid w:val="00F2139E"/>
    <w:rsid w:val="00F2254C"/>
    <w:rsid w:val="00F23CE2"/>
    <w:rsid w:val="00F2548D"/>
    <w:rsid w:val="00F260DD"/>
    <w:rsid w:val="00F27E0B"/>
    <w:rsid w:val="00F31FAC"/>
    <w:rsid w:val="00F329D5"/>
    <w:rsid w:val="00F33622"/>
    <w:rsid w:val="00F34017"/>
    <w:rsid w:val="00F36B46"/>
    <w:rsid w:val="00F37FAF"/>
    <w:rsid w:val="00F4060E"/>
    <w:rsid w:val="00F4127A"/>
    <w:rsid w:val="00F4250F"/>
    <w:rsid w:val="00F4369A"/>
    <w:rsid w:val="00F44874"/>
    <w:rsid w:val="00F46C16"/>
    <w:rsid w:val="00F46FE9"/>
    <w:rsid w:val="00F47D20"/>
    <w:rsid w:val="00F50226"/>
    <w:rsid w:val="00F55AB1"/>
    <w:rsid w:val="00F562AB"/>
    <w:rsid w:val="00F565A7"/>
    <w:rsid w:val="00F5756D"/>
    <w:rsid w:val="00F60724"/>
    <w:rsid w:val="00F60A5D"/>
    <w:rsid w:val="00F61195"/>
    <w:rsid w:val="00F6251F"/>
    <w:rsid w:val="00F66553"/>
    <w:rsid w:val="00F667ED"/>
    <w:rsid w:val="00F66C12"/>
    <w:rsid w:val="00F66E3D"/>
    <w:rsid w:val="00F67026"/>
    <w:rsid w:val="00F67107"/>
    <w:rsid w:val="00F6718A"/>
    <w:rsid w:val="00F673FF"/>
    <w:rsid w:val="00F67C8D"/>
    <w:rsid w:val="00F70891"/>
    <w:rsid w:val="00F70D23"/>
    <w:rsid w:val="00F71EAB"/>
    <w:rsid w:val="00F72254"/>
    <w:rsid w:val="00F73544"/>
    <w:rsid w:val="00F73576"/>
    <w:rsid w:val="00F741D7"/>
    <w:rsid w:val="00F74226"/>
    <w:rsid w:val="00F74A11"/>
    <w:rsid w:val="00F759FC"/>
    <w:rsid w:val="00F76212"/>
    <w:rsid w:val="00F77456"/>
    <w:rsid w:val="00F8051B"/>
    <w:rsid w:val="00F807E0"/>
    <w:rsid w:val="00F81269"/>
    <w:rsid w:val="00F8233D"/>
    <w:rsid w:val="00F82490"/>
    <w:rsid w:val="00F84627"/>
    <w:rsid w:val="00F85793"/>
    <w:rsid w:val="00F859E0"/>
    <w:rsid w:val="00F877B3"/>
    <w:rsid w:val="00F9096F"/>
    <w:rsid w:val="00F948B2"/>
    <w:rsid w:val="00F952E7"/>
    <w:rsid w:val="00F9592B"/>
    <w:rsid w:val="00F961AA"/>
    <w:rsid w:val="00F963C0"/>
    <w:rsid w:val="00F96F4D"/>
    <w:rsid w:val="00F97736"/>
    <w:rsid w:val="00FA0379"/>
    <w:rsid w:val="00FA1011"/>
    <w:rsid w:val="00FA15E6"/>
    <w:rsid w:val="00FA2B4C"/>
    <w:rsid w:val="00FA334D"/>
    <w:rsid w:val="00FA3409"/>
    <w:rsid w:val="00FA4FF6"/>
    <w:rsid w:val="00FA6D61"/>
    <w:rsid w:val="00FA78B5"/>
    <w:rsid w:val="00FA78EE"/>
    <w:rsid w:val="00FB116C"/>
    <w:rsid w:val="00FB16C3"/>
    <w:rsid w:val="00FB23E0"/>
    <w:rsid w:val="00FB28BA"/>
    <w:rsid w:val="00FB5230"/>
    <w:rsid w:val="00FB5465"/>
    <w:rsid w:val="00FB55AF"/>
    <w:rsid w:val="00FB59FA"/>
    <w:rsid w:val="00FB5F43"/>
    <w:rsid w:val="00FB6129"/>
    <w:rsid w:val="00FB7BF2"/>
    <w:rsid w:val="00FC11EC"/>
    <w:rsid w:val="00FC2E05"/>
    <w:rsid w:val="00FC3452"/>
    <w:rsid w:val="00FC487D"/>
    <w:rsid w:val="00FC4B05"/>
    <w:rsid w:val="00FC6330"/>
    <w:rsid w:val="00FC66F7"/>
    <w:rsid w:val="00FC6BFE"/>
    <w:rsid w:val="00FC7355"/>
    <w:rsid w:val="00FD07A2"/>
    <w:rsid w:val="00FD0B15"/>
    <w:rsid w:val="00FD0FC2"/>
    <w:rsid w:val="00FD1AC9"/>
    <w:rsid w:val="00FD3479"/>
    <w:rsid w:val="00FD37F5"/>
    <w:rsid w:val="00FD533B"/>
    <w:rsid w:val="00FD5580"/>
    <w:rsid w:val="00FD5B81"/>
    <w:rsid w:val="00FD6185"/>
    <w:rsid w:val="00FD626B"/>
    <w:rsid w:val="00FD6768"/>
    <w:rsid w:val="00FD7650"/>
    <w:rsid w:val="00FE00E4"/>
    <w:rsid w:val="00FE0376"/>
    <w:rsid w:val="00FE1D46"/>
    <w:rsid w:val="00FE21AA"/>
    <w:rsid w:val="00FE3E8E"/>
    <w:rsid w:val="00FE4EE7"/>
    <w:rsid w:val="00FE68BA"/>
    <w:rsid w:val="00FE70CD"/>
    <w:rsid w:val="00FE76E8"/>
    <w:rsid w:val="00FF0494"/>
    <w:rsid w:val="00FF0AD8"/>
    <w:rsid w:val="00FF0CB2"/>
    <w:rsid w:val="00FF1F87"/>
    <w:rsid w:val="00FF1FE5"/>
    <w:rsid w:val="00FF21B8"/>
    <w:rsid w:val="00FF301B"/>
    <w:rsid w:val="00FF3255"/>
    <w:rsid w:val="00FF4B32"/>
    <w:rsid w:val="00FF4E6F"/>
    <w:rsid w:val="00FF57ED"/>
    <w:rsid w:val="00FF5A88"/>
    <w:rsid w:val="00FF6639"/>
    <w:rsid w:val="00FF6A93"/>
    <w:rsid w:val="00FF7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5979F7E8-E9E4-45BC-9CC8-388FA2A3C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SimSun"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6BEB"/>
    <w:pPr>
      <w:spacing w:after="200"/>
    </w:pPr>
    <w:rPr>
      <w:sz w:val="24"/>
      <w:szCs w:val="24"/>
    </w:rPr>
  </w:style>
  <w:style w:type="paragraph" w:styleId="Heading1">
    <w:name w:val="heading 1"/>
    <w:basedOn w:val="Normal"/>
    <w:next w:val="Normal"/>
    <w:link w:val="Heading1Char"/>
    <w:uiPriority w:val="9"/>
    <w:qFormat/>
    <w:rsid w:val="00B40D39"/>
    <w:pPr>
      <w:keepNext/>
      <w:keepLines/>
      <w:spacing w:before="480" w:after="0"/>
      <w:outlineLvl w:val="0"/>
    </w:pPr>
    <w:rPr>
      <w:rFonts w:ascii="Calibri" w:eastAsia="Times New Roman" w:hAnsi="Calibri"/>
      <w:b/>
      <w:bCs/>
      <w:color w:val="345A8A"/>
      <w:sz w:val="32"/>
      <w:szCs w:val="32"/>
      <w:lang w:val="x-none" w:eastAsia="x-none"/>
    </w:rPr>
  </w:style>
  <w:style w:type="paragraph" w:styleId="Heading2">
    <w:name w:val="heading 2"/>
    <w:basedOn w:val="Normal"/>
    <w:next w:val="Normal"/>
    <w:link w:val="Heading2Char"/>
    <w:uiPriority w:val="9"/>
    <w:qFormat/>
    <w:rsid w:val="00B40D39"/>
    <w:pPr>
      <w:keepNext/>
      <w:keepLines/>
      <w:spacing w:before="200" w:after="0"/>
      <w:outlineLvl w:val="1"/>
    </w:pPr>
    <w:rPr>
      <w:rFonts w:ascii="Calibri" w:eastAsia="Times New Roman" w:hAnsi="Calibri"/>
      <w:b/>
      <w:bCs/>
      <w:color w:val="4F81BD"/>
      <w:sz w:val="26"/>
      <w:szCs w:val="26"/>
      <w:lang w:val="x-none" w:eastAsia="x-none"/>
    </w:rPr>
  </w:style>
  <w:style w:type="paragraph" w:styleId="Heading3">
    <w:name w:val="heading 3"/>
    <w:basedOn w:val="Normal"/>
    <w:next w:val="Normal"/>
    <w:link w:val="Heading3Char"/>
    <w:uiPriority w:val="9"/>
    <w:semiHidden/>
    <w:unhideWhenUsed/>
    <w:qFormat/>
    <w:rsid w:val="002C090B"/>
    <w:pPr>
      <w:keepNext/>
      <w:spacing w:before="240" w:after="6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D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B40D39"/>
    <w:pPr>
      <w:tabs>
        <w:tab w:val="center" w:pos="4320"/>
        <w:tab w:val="right" w:pos="8640"/>
      </w:tabs>
      <w:spacing w:after="0"/>
    </w:pPr>
  </w:style>
  <w:style w:type="character" w:customStyle="1" w:styleId="HeaderChar">
    <w:name w:val="Header Char"/>
    <w:basedOn w:val="DefaultParagraphFont"/>
    <w:link w:val="Header"/>
    <w:uiPriority w:val="99"/>
    <w:rsid w:val="00B40D39"/>
  </w:style>
  <w:style w:type="paragraph" w:styleId="Footer">
    <w:name w:val="footer"/>
    <w:basedOn w:val="Normal"/>
    <w:link w:val="FooterChar"/>
    <w:uiPriority w:val="99"/>
    <w:unhideWhenUsed/>
    <w:rsid w:val="00B40D39"/>
    <w:pPr>
      <w:tabs>
        <w:tab w:val="center" w:pos="4320"/>
        <w:tab w:val="right" w:pos="8640"/>
      </w:tabs>
      <w:spacing w:after="0"/>
    </w:pPr>
  </w:style>
  <w:style w:type="character" w:customStyle="1" w:styleId="FooterChar">
    <w:name w:val="Footer Char"/>
    <w:basedOn w:val="DefaultParagraphFont"/>
    <w:link w:val="Footer"/>
    <w:uiPriority w:val="99"/>
    <w:rsid w:val="00B40D39"/>
  </w:style>
  <w:style w:type="character" w:customStyle="1" w:styleId="Heading1Char">
    <w:name w:val="Heading 1 Char"/>
    <w:link w:val="Heading1"/>
    <w:uiPriority w:val="9"/>
    <w:rsid w:val="00B40D39"/>
    <w:rPr>
      <w:rFonts w:ascii="Calibri" w:eastAsia="Times New Roman" w:hAnsi="Calibri" w:cs="Times New Roman"/>
      <w:b/>
      <w:bCs/>
      <w:color w:val="345A8A"/>
      <w:sz w:val="32"/>
      <w:szCs w:val="32"/>
    </w:rPr>
  </w:style>
  <w:style w:type="character" w:customStyle="1" w:styleId="Heading2Char">
    <w:name w:val="Heading 2 Char"/>
    <w:link w:val="Heading2"/>
    <w:uiPriority w:val="9"/>
    <w:rsid w:val="00B40D39"/>
    <w:rPr>
      <w:rFonts w:ascii="Calibri" w:eastAsia="Times New Roman" w:hAnsi="Calibri" w:cs="Times New Roman"/>
      <w:b/>
      <w:bCs/>
      <w:color w:val="4F81BD"/>
      <w:sz w:val="26"/>
      <w:szCs w:val="26"/>
    </w:rPr>
  </w:style>
  <w:style w:type="paragraph" w:customStyle="1" w:styleId="ColorfulList-Accent11">
    <w:name w:val="Colorful List - Accent 11"/>
    <w:basedOn w:val="Normal"/>
    <w:uiPriority w:val="34"/>
    <w:qFormat/>
    <w:rsid w:val="00B40D39"/>
    <w:pPr>
      <w:ind w:left="720"/>
      <w:contextualSpacing/>
    </w:pPr>
  </w:style>
  <w:style w:type="character" w:styleId="Hyperlink">
    <w:name w:val="Hyperlink"/>
    <w:rsid w:val="00F17AF0"/>
    <w:rPr>
      <w:color w:val="0000FF"/>
      <w:u w:val="single"/>
    </w:rPr>
  </w:style>
  <w:style w:type="paragraph" w:styleId="HTMLPreformatted">
    <w:name w:val="HTML Preformatted"/>
    <w:basedOn w:val="Normal"/>
    <w:link w:val="HTMLPreformattedChar"/>
    <w:rsid w:val="00F17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Unicode MS" w:eastAsia="Arial Unicode MS" w:hAnsi="Arial Unicode MS"/>
      <w:sz w:val="20"/>
      <w:szCs w:val="20"/>
      <w:lang w:val="x-none" w:eastAsia="x-none"/>
    </w:rPr>
  </w:style>
  <w:style w:type="character" w:customStyle="1" w:styleId="HTMLPreformattedChar">
    <w:name w:val="HTML Preformatted Char"/>
    <w:link w:val="HTMLPreformatted"/>
    <w:rsid w:val="00F17AF0"/>
    <w:rPr>
      <w:rFonts w:ascii="Arial Unicode MS" w:eastAsia="Arial Unicode MS" w:hAnsi="Arial Unicode MS" w:cs="Arial Unicode MS"/>
    </w:rPr>
  </w:style>
  <w:style w:type="character" w:styleId="FollowedHyperlink">
    <w:name w:val="FollowedHyperlink"/>
    <w:rsid w:val="00F17AF0"/>
    <w:rPr>
      <w:color w:val="800080"/>
      <w:u w:val="single"/>
    </w:rPr>
  </w:style>
  <w:style w:type="paragraph" w:styleId="BalloonText">
    <w:name w:val="Balloon Text"/>
    <w:basedOn w:val="Normal"/>
    <w:link w:val="BalloonTextChar"/>
    <w:semiHidden/>
    <w:rsid w:val="00F17AF0"/>
    <w:pPr>
      <w:spacing w:after="0"/>
    </w:pPr>
    <w:rPr>
      <w:rFonts w:ascii="Tahoma" w:eastAsia="Times New Roman" w:hAnsi="Tahoma"/>
      <w:sz w:val="16"/>
      <w:szCs w:val="16"/>
      <w:lang w:val="x-none" w:eastAsia="x-none"/>
    </w:rPr>
  </w:style>
  <w:style w:type="character" w:customStyle="1" w:styleId="BalloonTextChar">
    <w:name w:val="Balloon Text Char"/>
    <w:link w:val="BalloonText"/>
    <w:semiHidden/>
    <w:rsid w:val="00F17AF0"/>
    <w:rPr>
      <w:rFonts w:ascii="Tahoma" w:eastAsia="Times New Roman" w:hAnsi="Tahoma" w:cs="Tahoma"/>
      <w:sz w:val="16"/>
      <w:szCs w:val="16"/>
    </w:rPr>
  </w:style>
  <w:style w:type="paragraph" w:styleId="NormalWeb">
    <w:name w:val="Normal (Web)"/>
    <w:basedOn w:val="Normal"/>
    <w:uiPriority w:val="99"/>
    <w:rsid w:val="00F17AF0"/>
    <w:pPr>
      <w:spacing w:after="0"/>
    </w:pPr>
    <w:rPr>
      <w:rFonts w:ascii="Times New Roman" w:eastAsia="Times New Roman" w:hAnsi="Times New Roman"/>
    </w:rPr>
  </w:style>
  <w:style w:type="paragraph" w:customStyle="1" w:styleId="vspace">
    <w:name w:val="vspace"/>
    <w:basedOn w:val="Normal"/>
    <w:rsid w:val="00F17AF0"/>
    <w:pPr>
      <w:spacing w:before="319" w:after="0"/>
    </w:pPr>
    <w:rPr>
      <w:rFonts w:ascii="Times New Roman" w:eastAsia="Times New Roman" w:hAnsi="Times New Roman"/>
    </w:rPr>
  </w:style>
  <w:style w:type="character" w:styleId="Strong">
    <w:name w:val="Strong"/>
    <w:uiPriority w:val="22"/>
    <w:qFormat/>
    <w:rsid w:val="00F17AF0"/>
    <w:rPr>
      <w:b/>
      <w:bCs/>
    </w:rPr>
  </w:style>
  <w:style w:type="character" w:customStyle="1" w:styleId="storytext">
    <w:name w:val="storytext"/>
    <w:basedOn w:val="DefaultParagraphFont"/>
    <w:rsid w:val="00CF1332"/>
  </w:style>
  <w:style w:type="character" w:styleId="Emphasis">
    <w:name w:val="Emphasis"/>
    <w:qFormat/>
    <w:rsid w:val="009847FE"/>
    <w:rPr>
      <w:i/>
      <w:iCs/>
    </w:rPr>
  </w:style>
  <w:style w:type="character" w:styleId="CommentReference">
    <w:name w:val="annotation reference"/>
    <w:semiHidden/>
    <w:rsid w:val="00305844"/>
    <w:rPr>
      <w:sz w:val="16"/>
      <w:szCs w:val="16"/>
    </w:rPr>
  </w:style>
  <w:style w:type="paragraph" w:styleId="CommentText">
    <w:name w:val="annotation text"/>
    <w:basedOn w:val="Normal"/>
    <w:semiHidden/>
    <w:rsid w:val="00305844"/>
    <w:rPr>
      <w:sz w:val="20"/>
      <w:szCs w:val="20"/>
    </w:rPr>
  </w:style>
  <w:style w:type="paragraph" w:styleId="CommentSubject">
    <w:name w:val="annotation subject"/>
    <w:basedOn w:val="CommentText"/>
    <w:next w:val="CommentText"/>
    <w:semiHidden/>
    <w:rsid w:val="00305844"/>
    <w:rPr>
      <w:b/>
      <w:bCs/>
    </w:rPr>
  </w:style>
  <w:style w:type="character" w:styleId="PageNumber">
    <w:name w:val="page number"/>
    <w:basedOn w:val="DefaultParagraphFont"/>
    <w:rsid w:val="009C06BC"/>
  </w:style>
  <w:style w:type="paragraph" w:customStyle="1" w:styleId="Default">
    <w:name w:val="Default"/>
    <w:rsid w:val="0094540F"/>
    <w:pPr>
      <w:autoSpaceDE w:val="0"/>
      <w:autoSpaceDN w:val="0"/>
      <w:adjustRightInd w:val="0"/>
    </w:pPr>
    <w:rPr>
      <w:rFonts w:ascii="Arial" w:hAnsi="Arial" w:cs="Arial"/>
      <w:color w:val="000000"/>
      <w:sz w:val="24"/>
      <w:szCs w:val="24"/>
      <w:lang w:bidi="th-TH"/>
    </w:rPr>
  </w:style>
  <w:style w:type="character" w:customStyle="1" w:styleId="apple-converted-space">
    <w:name w:val="apple-converted-space"/>
    <w:rsid w:val="00BC70D2"/>
  </w:style>
  <w:style w:type="character" w:customStyle="1" w:styleId="spelle">
    <w:name w:val="spelle"/>
    <w:rsid w:val="00BC70D2"/>
  </w:style>
  <w:style w:type="paragraph" w:customStyle="1" w:styleId="colorfullist-accent110">
    <w:name w:val="colorfullist-accent11"/>
    <w:basedOn w:val="Normal"/>
    <w:rsid w:val="00BC70D2"/>
    <w:pPr>
      <w:spacing w:before="100" w:beforeAutospacing="1" w:after="100" w:afterAutospacing="1"/>
    </w:pPr>
    <w:rPr>
      <w:rFonts w:ascii="Times New Roman" w:eastAsia="Times New Roman" w:hAnsi="Times New Roman"/>
      <w:lang w:eastAsia="zh-CN"/>
    </w:rPr>
  </w:style>
  <w:style w:type="paragraph" w:customStyle="1" w:styleId="msolistparagraph0">
    <w:name w:val="msolistparagraph0"/>
    <w:basedOn w:val="Normal"/>
    <w:rsid w:val="00BC70D2"/>
    <w:pPr>
      <w:spacing w:before="100" w:beforeAutospacing="1" w:after="100" w:afterAutospacing="1"/>
    </w:pPr>
    <w:rPr>
      <w:rFonts w:ascii="Times New Roman" w:eastAsia="Times New Roman" w:hAnsi="Times New Roman"/>
      <w:lang w:eastAsia="zh-CN"/>
    </w:rPr>
  </w:style>
  <w:style w:type="paragraph" w:customStyle="1" w:styleId="msolistparagraph0cxspmiddlecxspmiddlecxspmiddle">
    <w:name w:val="msolistparagraph0cxspmiddlecxspmiddlecxspmiddle"/>
    <w:basedOn w:val="Normal"/>
    <w:rsid w:val="00BC70D2"/>
    <w:pPr>
      <w:spacing w:before="100" w:beforeAutospacing="1" w:after="100" w:afterAutospacing="1"/>
    </w:pPr>
    <w:rPr>
      <w:rFonts w:ascii="Times New Roman" w:eastAsia="Times New Roman" w:hAnsi="Times New Roman"/>
      <w:lang w:eastAsia="zh-CN"/>
    </w:rPr>
  </w:style>
  <w:style w:type="paragraph" w:customStyle="1" w:styleId="msolistparagraph0cxspmiddlecxspmiddle">
    <w:name w:val="msolistparagraph0cxspmiddlecxspmiddle"/>
    <w:basedOn w:val="Normal"/>
    <w:rsid w:val="00BC70D2"/>
    <w:pPr>
      <w:spacing w:before="100" w:beforeAutospacing="1" w:after="100" w:afterAutospacing="1"/>
    </w:pPr>
    <w:rPr>
      <w:rFonts w:ascii="Times New Roman" w:eastAsia="Times New Roman" w:hAnsi="Times New Roman"/>
      <w:lang w:eastAsia="zh-CN"/>
    </w:rPr>
  </w:style>
  <w:style w:type="paragraph" w:styleId="FootnoteText">
    <w:name w:val="footnote text"/>
    <w:basedOn w:val="Normal"/>
    <w:link w:val="FootnoteTextChar"/>
    <w:uiPriority w:val="99"/>
    <w:semiHidden/>
    <w:unhideWhenUsed/>
    <w:rsid w:val="00FC6330"/>
    <w:rPr>
      <w:sz w:val="20"/>
      <w:szCs w:val="20"/>
    </w:rPr>
  </w:style>
  <w:style w:type="character" w:customStyle="1" w:styleId="FootnoteTextChar">
    <w:name w:val="Footnote Text Char"/>
    <w:link w:val="FootnoteText"/>
    <w:uiPriority w:val="99"/>
    <w:semiHidden/>
    <w:rsid w:val="00FC6330"/>
    <w:rPr>
      <w:lang w:eastAsia="en-US"/>
    </w:rPr>
  </w:style>
  <w:style w:type="character" w:styleId="FootnoteReference">
    <w:name w:val="footnote reference"/>
    <w:uiPriority w:val="99"/>
    <w:semiHidden/>
    <w:unhideWhenUsed/>
    <w:rsid w:val="00FC6330"/>
    <w:rPr>
      <w:vertAlign w:val="superscript"/>
    </w:rPr>
  </w:style>
  <w:style w:type="character" w:customStyle="1" w:styleId="Heading3Char">
    <w:name w:val="Heading 3 Char"/>
    <w:link w:val="Heading3"/>
    <w:uiPriority w:val="9"/>
    <w:semiHidden/>
    <w:rsid w:val="002C090B"/>
    <w:rPr>
      <w:rFonts w:ascii="Cambria" w:eastAsia="SimSun" w:hAnsi="Cambria" w:cs="Times New Roman"/>
      <w:b/>
      <w:bCs/>
      <w:sz w:val="26"/>
      <w:szCs w:val="26"/>
      <w:lang w:eastAsia="en-US"/>
    </w:rPr>
  </w:style>
  <w:style w:type="paragraph" w:styleId="ListParagraph">
    <w:name w:val="List Paragraph"/>
    <w:basedOn w:val="Normal"/>
    <w:uiPriority w:val="34"/>
    <w:qFormat/>
    <w:rsid w:val="00EA44C9"/>
    <w:pPr>
      <w:ind w:left="720"/>
      <w:contextualSpacing/>
    </w:pPr>
  </w:style>
  <w:style w:type="paragraph" w:styleId="Caption">
    <w:name w:val="caption"/>
    <w:basedOn w:val="Normal"/>
    <w:next w:val="Normal"/>
    <w:uiPriority w:val="35"/>
    <w:unhideWhenUsed/>
    <w:qFormat/>
    <w:rsid w:val="00F66E3D"/>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269658">
      <w:bodyDiv w:val="1"/>
      <w:marLeft w:val="0"/>
      <w:marRight w:val="0"/>
      <w:marTop w:val="0"/>
      <w:marBottom w:val="0"/>
      <w:divBdr>
        <w:top w:val="none" w:sz="0" w:space="0" w:color="auto"/>
        <w:left w:val="none" w:sz="0" w:space="0" w:color="auto"/>
        <w:bottom w:val="none" w:sz="0" w:space="0" w:color="auto"/>
        <w:right w:val="none" w:sz="0" w:space="0" w:color="auto"/>
      </w:divBdr>
    </w:div>
    <w:div w:id="523783475">
      <w:bodyDiv w:val="1"/>
      <w:marLeft w:val="0"/>
      <w:marRight w:val="0"/>
      <w:marTop w:val="0"/>
      <w:marBottom w:val="0"/>
      <w:divBdr>
        <w:top w:val="none" w:sz="0" w:space="0" w:color="auto"/>
        <w:left w:val="none" w:sz="0" w:space="0" w:color="auto"/>
        <w:bottom w:val="none" w:sz="0" w:space="0" w:color="auto"/>
        <w:right w:val="none" w:sz="0" w:space="0" w:color="auto"/>
      </w:divBdr>
    </w:div>
    <w:div w:id="636422871">
      <w:bodyDiv w:val="1"/>
      <w:marLeft w:val="0"/>
      <w:marRight w:val="0"/>
      <w:marTop w:val="0"/>
      <w:marBottom w:val="0"/>
      <w:divBdr>
        <w:top w:val="none" w:sz="0" w:space="0" w:color="auto"/>
        <w:left w:val="none" w:sz="0" w:space="0" w:color="auto"/>
        <w:bottom w:val="none" w:sz="0" w:space="0" w:color="auto"/>
        <w:right w:val="none" w:sz="0" w:space="0" w:color="auto"/>
      </w:divBdr>
    </w:div>
    <w:div w:id="637496943">
      <w:bodyDiv w:val="1"/>
      <w:marLeft w:val="0"/>
      <w:marRight w:val="0"/>
      <w:marTop w:val="0"/>
      <w:marBottom w:val="0"/>
      <w:divBdr>
        <w:top w:val="none" w:sz="0" w:space="0" w:color="auto"/>
        <w:left w:val="none" w:sz="0" w:space="0" w:color="auto"/>
        <w:bottom w:val="none" w:sz="0" w:space="0" w:color="auto"/>
        <w:right w:val="none" w:sz="0" w:space="0" w:color="auto"/>
      </w:divBdr>
    </w:div>
    <w:div w:id="726076452">
      <w:bodyDiv w:val="1"/>
      <w:marLeft w:val="0"/>
      <w:marRight w:val="0"/>
      <w:marTop w:val="0"/>
      <w:marBottom w:val="0"/>
      <w:divBdr>
        <w:top w:val="none" w:sz="0" w:space="0" w:color="auto"/>
        <w:left w:val="none" w:sz="0" w:space="0" w:color="auto"/>
        <w:bottom w:val="none" w:sz="0" w:space="0" w:color="auto"/>
        <w:right w:val="none" w:sz="0" w:space="0" w:color="auto"/>
      </w:divBdr>
    </w:div>
    <w:div w:id="761679050">
      <w:bodyDiv w:val="1"/>
      <w:marLeft w:val="0"/>
      <w:marRight w:val="0"/>
      <w:marTop w:val="0"/>
      <w:marBottom w:val="0"/>
      <w:divBdr>
        <w:top w:val="none" w:sz="0" w:space="0" w:color="auto"/>
        <w:left w:val="none" w:sz="0" w:space="0" w:color="auto"/>
        <w:bottom w:val="none" w:sz="0" w:space="0" w:color="auto"/>
        <w:right w:val="none" w:sz="0" w:space="0" w:color="auto"/>
      </w:divBdr>
    </w:div>
    <w:div w:id="835537324">
      <w:bodyDiv w:val="1"/>
      <w:marLeft w:val="0"/>
      <w:marRight w:val="0"/>
      <w:marTop w:val="0"/>
      <w:marBottom w:val="0"/>
      <w:divBdr>
        <w:top w:val="none" w:sz="0" w:space="0" w:color="auto"/>
        <w:left w:val="none" w:sz="0" w:space="0" w:color="auto"/>
        <w:bottom w:val="none" w:sz="0" w:space="0" w:color="auto"/>
        <w:right w:val="none" w:sz="0" w:space="0" w:color="auto"/>
      </w:divBdr>
    </w:div>
    <w:div w:id="870337305">
      <w:bodyDiv w:val="1"/>
      <w:marLeft w:val="0"/>
      <w:marRight w:val="0"/>
      <w:marTop w:val="0"/>
      <w:marBottom w:val="0"/>
      <w:divBdr>
        <w:top w:val="none" w:sz="0" w:space="0" w:color="auto"/>
        <w:left w:val="none" w:sz="0" w:space="0" w:color="auto"/>
        <w:bottom w:val="none" w:sz="0" w:space="0" w:color="auto"/>
        <w:right w:val="none" w:sz="0" w:space="0" w:color="auto"/>
      </w:divBdr>
    </w:div>
    <w:div w:id="1180586333">
      <w:bodyDiv w:val="1"/>
      <w:marLeft w:val="0"/>
      <w:marRight w:val="0"/>
      <w:marTop w:val="0"/>
      <w:marBottom w:val="0"/>
      <w:divBdr>
        <w:top w:val="none" w:sz="0" w:space="0" w:color="auto"/>
        <w:left w:val="none" w:sz="0" w:space="0" w:color="auto"/>
        <w:bottom w:val="none" w:sz="0" w:space="0" w:color="auto"/>
        <w:right w:val="none" w:sz="0" w:space="0" w:color="auto"/>
      </w:divBdr>
    </w:div>
    <w:div w:id="1370569845">
      <w:bodyDiv w:val="1"/>
      <w:marLeft w:val="0"/>
      <w:marRight w:val="0"/>
      <w:marTop w:val="0"/>
      <w:marBottom w:val="0"/>
      <w:divBdr>
        <w:top w:val="none" w:sz="0" w:space="0" w:color="auto"/>
        <w:left w:val="none" w:sz="0" w:space="0" w:color="auto"/>
        <w:bottom w:val="none" w:sz="0" w:space="0" w:color="auto"/>
        <w:right w:val="none" w:sz="0" w:space="0" w:color="auto"/>
      </w:divBdr>
    </w:div>
    <w:div w:id="1472281952">
      <w:bodyDiv w:val="1"/>
      <w:marLeft w:val="0"/>
      <w:marRight w:val="0"/>
      <w:marTop w:val="0"/>
      <w:marBottom w:val="0"/>
      <w:divBdr>
        <w:top w:val="none" w:sz="0" w:space="0" w:color="auto"/>
        <w:left w:val="none" w:sz="0" w:space="0" w:color="auto"/>
        <w:bottom w:val="none" w:sz="0" w:space="0" w:color="auto"/>
        <w:right w:val="none" w:sz="0" w:space="0" w:color="auto"/>
      </w:divBdr>
    </w:div>
    <w:div w:id="1577586790">
      <w:bodyDiv w:val="1"/>
      <w:marLeft w:val="0"/>
      <w:marRight w:val="0"/>
      <w:marTop w:val="0"/>
      <w:marBottom w:val="0"/>
      <w:divBdr>
        <w:top w:val="none" w:sz="0" w:space="0" w:color="auto"/>
        <w:left w:val="none" w:sz="0" w:space="0" w:color="auto"/>
        <w:bottom w:val="none" w:sz="0" w:space="0" w:color="auto"/>
        <w:right w:val="none" w:sz="0" w:space="0" w:color="auto"/>
      </w:divBdr>
    </w:div>
    <w:div w:id="1580216420">
      <w:bodyDiv w:val="1"/>
      <w:marLeft w:val="0"/>
      <w:marRight w:val="0"/>
      <w:marTop w:val="0"/>
      <w:marBottom w:val="0"/>
      <w:divBdr>
        <w:top w:val="none" w:sz="0" w:space="0" w:color="auto"/>
        <w:left w:val="none" w:sz="0" w:space="0" w:color="auto"/>
        <w:bottom w:val="none" w:sz="0" w:space="0" w:color="auto"/>
        <w:right w:val="none" w:sz="0" w:space="0" w:color="auto"/>
      </w:divBdr>
    </w:div>
    <w:div w:id="1625690985">
      <w:bodyDiv w:val="1"/>
      <w:marLeft w:val="0"/>
      <w:marRight w:val="0"/>
      <w:marTop w:val="0"/>
      <w:marBottom w:val="0"/>
      <w:divBdr>
        <w:top w:val="none" w:sz="0" w:space="0" w:color="auto"/>
        <w:left w:val="none" w:sz="0" w:space="0" w:color="auto"/>
        <w:bottom w:val="none" w:sz="0" w:space="0" w:color="auto"/>
        <w:right w:val="none" w:sz="0" w:space="0" w:color="auto"/>
      </w:divBdr>
    </w:div>
    <w:div w:id="1857840965">
      <w:bodyDiv w:val="1"/>
      <w:marLeft w:val="0"/>
      <w:marRight w:val="0"/>
      <w:marTop w:val="0"/>
      <w:marBottom w:val="0"/>
      <w:divBdr>
        <w:top w:val="none" w:sz="0" w:space="0" w:color="auto"/>
        <w:left w:val="none" w:sz="0" w:space="0" w:color="auto"/>
        <w:bottom w:val="none" w:sz="0" w:space="0" w:color="auto"/>
        <w:right w:val="none" w:sz="0" w:space="0" w:color="auto"/>
      </w:divBdr>
    </w:div>
    <w:div w:id="1905408397">
      <w:bodyDiv w:val="1"/>
      <w:marLeft w:val="0"/>
      <w:marRight w:val="0"/>
      <w:marTop w:val="0"/>
      <w:marBottom w:val="0"/>
      <w:divBdr>
        <w:top w:val="none" w:sz="0" w:space="0" w:color="auto"/>
        <w:left w:val="none" w:sz="0" w:space="0" w:color="auto"/>
        <w:bottom w:val="none" w:sz="0" w:space="0" w:color="auto"/>
        <w:right w:val="none" w:sz="0" w:space="0" w:color="auto"/>
      </w:divBdr>
    </w:div>
    <w:div w:id="1988590218">
      <w:bodyDiv w:val="1"/>
      <w:marLeft w:val="0"/>
      <w:marRight w:val="0"/>
      <w:marTop w:val="0"/>
      <w:marBottom w:val="0"/>
      <w:divBdr>
        <w:top w:val="none" w:sz="0" w:space="0" w:color="auto"/>
        <w:left w:val="none" w:sz="0" w:space="0" w:color="auto"/>
        <w:bottom w:val="none" w:sz="0" w:space="0" w:color="auto"/>
        <w:right w:val="none" w:sz="0" w:space="0" w:color="auto"/>
      </w:divBdr>
    </w:div>
    <w:div w:id="2031951649">
      <w:bodyDiv w:val="1"/>
      <w:marLeft w:val="0"/>
      <w:marRight w:val="0"/>
      <w:marTop w:val="0"/>
      <w:marBottom w:val="0"/>
      <w:divBdr>
        <w:top w:val="none" w:sz="0" w:space="0" w:color="auto"/>
        <w:left w:val="none" w:sz="0" w:space="0" w:color="auto"/>
        <w:bottom w:val="none" w:sz="0" w:space="0" w:color="auto"/>
        <w:right w:val="none" w:sz="0" w:space="0" w:color="auto"/>
      </w:divBdr>
    </w:div>
    <w:div w:id="2047558079">
      <w:bodyDiv w:val="1"/>
      <w:marLeft w:val="0"/>
      <w:marRight w:val="0"/>
      <w:marTop w:val="0"/>
      <w:marBottom w:val="0"/>
      <w:divBdr>
        <w:top w:val="none" w:sz="0" w:space="0" w:color="auto"/>
        <w:left w:val="none" w:sz="0" w:space="0" w:color="auto"/>
        <w:bottom w:val="none" w:sz="0" w:space="0" w:color="auto"/>
        <w:right w:val="none" w:sz="0" w:space="0" w:color="auto"/>
      </w:divBdr>
    </w:div>
    <w:div w:id="211216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resources.arcgis.com/en/help/main/10.2/0017/00170000005p000000.htm"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hyperlink" Target="http://resources.arcgis.com/en/help/main/10.2/0070/007000000011000000.htm" TargetMode="External"/><Relationship Id="rId47" Type="http://schemas.openxmlformats.org/officeDocument/2006/relationships/hyperlink" Target="http://resources.arcgis.com/en/help/main/10.2/0017/00170000007m000000.ht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resources.arcgis.com/en/help/main/10.2/009z/009z000000qs000000.htm" TargetMode="External"/><Relationship Id="rId17" Type="http://schemas.openxmlformats.org/officeDocument/2006/relationships/image" Target="media/image5.png"/><Relationship Id="rId25" Type="http://schemas.openxmlformats.org/officeDocument/2006/relationships/hyperlink" Target="http://resources.arcgis.com/en/help/main/10.2/009z/009z000000qs000000.htm" TargetMode="External"/><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resources.arcgis.com/en/help/main/10.2/005s/005s00000029000000.htm" TargetMode="External"/><Relationship Id="rId29" Type="http://schemas.openxmlformats.org/officeDocument/2006/relationships/hyperlink" Target="http://resources.arcgis.com/en/help/main/10.2/00s5/00s500000021000000.htm"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resources.arcgis.com/en/help/main/10.2/0070/007000000011000000.htm" TargetMode="External"/><Relationship Id="rId40" Type="http://schemas.openxmlformats.org/officeDocument/2006/relationships/hyperlink" Target="http://resources.arcgis.com/en/help/main/10.2/0070/007000000011000000.htm" TargetMode="External"/><Relationship Id="rId45" Type="http://schemas.openxmlformats.org/officeDocument/2006/relationships/hyperlink" Target="http://resources.arcgis.com/en/help/main/10.2/0017/001700000035000000.ht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resources.arcgis.com/en/help/main/10.2/0017/00170000005p000000.htm" TargetMode="External"/><Relationship Id="rId36" Type="http://schemas.openxmlformats.org/officeDocument/2006/relationships/hyperlink" Target="http://resources.arcgis.com/en/help/main/10.2/0070/007000000011000000.htm" TargetMode="External"/><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hyperlink" Target="mailto:jar29@uw.edu" TargetMode="External"/><Relationship Id="rId4" Type="http://schemas.openxmlformats.org/officeDocument/2006/relationships/settings" Target="settings.xml"/><Relationship Id="rId9" Type="http://schemas.openxmlformats.org/officeDocument/2006/relationships/hyperlink" Target="mailto:jar29@uw.edu" TargetMode="External"/><Relationship Id="rId14" Type="http://schemas.openxmlformats.org/officeDocument/2006/relationships/hyperlink" Target="http://resources.arcgis.com/en/help/main/10.2/0070/007000000011000000.htm"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resources.arcgis.com/en/help/main/10.2/00s5/00s50000000w000000.htm" TargetMode="External"/><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hyperlink" Target="mailto:jar29@uw.edu" TargetMode="External"/><Relationship Id="rId8" Type="http://schemas.openxmlformats.org/officeDocument/2006/relationships/hyperlink" Target="http://geodesignstudy.com/"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546FB8-59AC-4F65-B397-509CCF883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4160</TotalTime>
  <Pages>33</Pages>
  <Words>8357</Words>
  <Characters>47640</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Lab Assignment 6</vt:lpstr>
    </vt:vector>
  </TitlesOfParts>
  <Company>University of Washington</Company>
  <LinksUpToDate>false</LinksUpToDate>
  <CharactersWithSpaces>55886</CharactersWithSpaces>
  <SharedDoc>false</SharedDoc>
  <HLinks>
    <vt:vector size="78" baseType="variant">
      <vt:variant>
        <vt:i4>5767261</vt:i4>
      </vt:variant>
      <vt:variant>
        <vt:i4>33</vt:i4>
      </vt:variant>
      <vt:variant>
        <vt:i4>0</vt:i4>
      </vt:variant>
      <vt:variant>
        <vt:i4>5</vt:i4>
      </vt:variant>
      <vt:variant>
        <vt:lpwstr>http://resources.arcgis.com/en/help/main/10.2/0154/015400000628000000.htm</vt:lpwstr>
      </vt:variant>
      <vt:variant>
        <vt:lpwstr/>
      </vt:variant>
      <vt:variant>
        <vt:i4>1310737</vt:i4>
      </vt:variant>
      <vt:variant>
        <vt:i4>30</vt:i4>
      </vt:variant>
      <vt:variant>
        <vt:i4>0</vt:i4>
      </vt:variant>
      <vt:variant>
        <vt:i4>5</vt:i4>
      </vt:variant>
      <vt:variant>
        <vt:lpwstr>http://gis.geog.uw.edu:6080/arcgis/rest/services</vt:lpwstr>
      </vt:variant>
      <vt:variant>
        <vt:lpwstr/>
      </vt:variant>
      <vt:variant>
        <vt:i4>262164</vt:i4>
      </vt:variant>
      <vt:variant>
        <vt:i4>27</vt:i4>
      </vt:variant>
      <vt:variant>
        <vt:i4>0</vt:i4>
      </vt:variant>
      <vt:variant>
        <vt:i4>5</vt:i4>
      </vt:variant>
      <vt:variant>
        <vt:lpwstr>http://resources.arcgis.com/en/help/main/10.2/0154/0154000003nt000000.htm</vt:lpwstr>
      </vt:variant>
      <vt:variant>
        <vt:lpwstr/>
      </vt:variant>
      <vt:variant>
        <vt:i4>3735586</vt:i4>
      </vt:variant>
      <vt:variant>
        <vt:i4>24</vt:i4>
      </vt:variant>
      <vt:variant>
        <vt:i4>0</vt:i4>
      </vt:variant>
      <vt:variant>
        <vt:i4>5</vt:i4>
      </vt:variant>
      <vt:variant>
        <vt:lpwstr>http://gis.geog.uw.edu:6080/arcgis</vt:lpwstr>
      </vt:variant>
      <vt:variant>
        <vt:lpwstr/>
      </vt:variant>
      <vt:variant>
        <vt:i4>458763</vt:i4>
      </vt:variant>
      <vt:variant>
        <vt:i4>21</vt:i4>
      </vt:variant>
      <vt:variant>
        <vt:i4>0</vt:i4>
      </vt:variant>
      <vt:variant>
        <vt:i4>5</vt:i4>
      </vt:variant>
      <vt:variant>
        <vt:lpwstr>http://resources.arcgis.com/en/help/main/10.2/0154/0154000005mm000000.htm</vt:lpwstr>
      </vt:variant>
      <vt:variant>
        <vt:lpwstr/>
      </vt:variant>
      <vt:variant>
        <vt:i4>1048672</vt:i4>
      </vt:variant>
      <vt:variant>
        <vt:i4>18</vt:i4>
      </vt:variant>
      <vt:variant>
        <vt:i4>0</vt:i4>
      </vt:variant>
      <vt:variant>
        <vt:i4>5</vt:i4>
      </vt:variant>
      <vt:variant>
        <vt:lpwstr>https://docs.google.com/a/uw.edu/spreadsheet/ccc?key=0AtK68TCuaX4edGxjcDlKdG1uWm9SRGgtQXhZQy02WWc&amp;usp=drive_web</vt:lpwstr>
      </vt:variant>
      <vt:variant>
        <vt:lpwstr>gid=0</vt:lpwstr>
      </vt:variant>
      <vt:variant>
        <vt:i4>7667772</vt:i4>
      </vt:variant>
      <vt:variant>
        <vt:i4>12</vt:i4>
      </vt:variant>
      <vt:variant>
        <vt:i4>0</vt:i4>
      </vt:variant>
      <vt:variant>
        <vt:i4>5</vt:i4>
      </vt:variant>
      <vt:variant>
        <vt:lpwstr>http://greenfutures.washington.edu/pro-regional-open-space-strategy.php</vt:lpwstr>
      </vt:variant>
      <vt:variant>
        <vt:lpwstr/>
      </vt:variant>
      <vt:variant>
        <vt:i4>6488164</vt:i4>
      </vt:variant>
      <vt:variant>
        <vt:i4>6</vt:i4>
      </vt:variant>
      <vt:variant>
        <vt:i4>0</vt:i4>
      </vt:variant>
      <vt:variant>
        <vt:i4>5</vt:i4>
      </vt:variant>
      <vt:variant>
        <vt:lpwstr>https://rdg.geog.uw.edu/RDWeb/Feed/webfeed.aspx</vt:lpwstr>
      </vt:variant>
      <vt:variant>
        <vt:lpwstr/>
      </vt:variant>
      <vt:variant>
        <vt:i4>4194313</vt:i4>
      </vt:variant>
      <vt:variant>
        <vt:i4>3</vt:i4>
      </vt:variant>
      <vt:variant>
        <vt:i4>0</vt:i4>
      </vt:variant>
      <vt:variant>
        <vt:i4>5</vt:i4>
      </vt:variant>
      <vt:variant>
        <vt:lpwstr>http://www.naturalcapitalproject.org/</vt:lpwstr>
      </vt:variant>
      <vt:variant>
        <vt:lpwstr/>
      </vt:variant>
      <vt:variant>
        <vt:i4>458761</vt:i4>
      </vt:variant>
      <vt:variant>
        <vt:i4>0</vt:i4>
      </vt:variant>
      <vt:variant>
        <vt:i4>0</vt:i4>
      </vt:variant>
      <vt:variant>
        <vt:i4>5</vt:i4>
      </vt:variant>
      <vt:variant>
        <vt:lpwstr>http://resources.arcgis.com/en/help/main/10.2/003n/003n00000007000000.htm</vt:lpwstr>
      </vt:variant>
      <vt:variant>
        <vt:lpwstr/>
      </vt:variant>
      <vt:variant>
        <vt:i4>1769543</vt:i4>
      </vt:variant>
      <vt:variant>
        <vt:i4>6</vt:i4>
      </vt:variant>
      <vt:variant>
        <vt:i4>0</vt:i4>
      </vt:variant>
      <vt:variant>
        <vt:i4>5</vt:i4>
      </vt:variant>
      <vt:variant>
        <vt:lpwstr>http://water.epa.gov/infrastructure/greeninfrastructure/index.cfm</vt:lpwstr>
      </vt:variant>
      <vt:variant>
        <vt:lpwstr/>
      </vt:variant>
      <vt:variant>
        <vt:i4>917522</vt:i4>
      </vt:variant>
      <vt:variant>
        <vt:i4>3</vt:i4>
      </vt:variant>
      <vt:variant>
        <vt:i4>0</vt:i4>
      </vt:variant>
      <vt:variant>
        <vt:i4>5</vt:i4>
      </vt:variant>
      <vt:variant>
        <vt:lpwstr>http://www.esri.com/software/arcgis/arcgisserver</vt:lpwstr>
      </vt:variant>
      <vt:variant>
        <vt:lpwstr/>
      </vt:variant>
      <vt:variant>
        <vt:i4>196654</vt:i4>
      </vt:variant>
      <vt:variant>
        <vt:i4>0</vt:i4>
      </vt:variant>
      <vt:variant>
        <vt:i4>0</vt:i4>
      </vt:variant>
      <vt:variant>
        <vt:i4>5</vt:i4>
      </vt:variant>
      <vt:variant>
        <vt:lpwstr>http://www.esri.com/products</vt:lpwstr>
      </vt:variant>
      <vt:variant>
        <vt:lpwstr>desktop_gis</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Assignment 6</dc:title>
  <dc:subject/>
  <dc:creator>Wilawan Thanatemaneerat</dc:creator>
  <cp:keywords/>
  <cp:lastModifiedBy>John A. Ritzman</cp:lastModifiedBy>
  <cp:revision>920</cp:revision>
  <cp:lastPrinted>2015-07-24T08:03:00Z</cp:lastPrinted>
  <dcterms:created xsi:type="dcterms:W3CDTF">2014-10-28T22:29:00Z</dcterms:created>
  <dcterms:modified xsi:type="dcterms:W3CDTF">2015-08-04T16:38:00Z</dcterms:modified>
</cp:coreProperties>
</file>